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8F5C" w14:textId="4C7043CF" w:rsidR="004A02CB" w:rsidRPr="009218FC" w:rsidRDefault="00C0147F" w:rsidP="791F10AC">
      <w:pPr>
        <w:rPr>
          <w:b/>
          <w:sz w:val="72"/>
          <w:szCs w:val="72"/>
        </w:rPr>
      </w:pPr>
      <w:r w:rsidRPr="009218FC">
        <w:rPr>
          <w:b/>
          <w:sz w:val="72"/>
          <w:szCs w:val="72"/>
        </w:rPr>
        <w:t>Bristol City Council</w:t>
      </w:r>
      <w:r w:rsidR="30FBCAD7" w:rsidRPr="009218FC">
        <w:rPr>
          <w:b/>
          <w:sz w:val="72"/>
          <w:szCs w:val="72"/>
        </w:rPr>
        <w:t xml:space="preserve"> Heat Pump Strategic </w:t>
      </w:r>
      <w:r w:rsidR="001B270D" w:rsidRPr="009218FC">
        <w:rPr>
          <w:b/>
          <w:sz w:val="72"/>
          <w:szCs w:val="72"/>
        </w:rPr>
        <w:t>R</w:t>
      </w:r>
      <w:r w:rsidR="30FBCAD7" w:rsidRPr="009218FC">
        <w:rPr>
          <w:b/>
          <w:sz w:val="72"/>
          <w:szCs w:val="72"/>
        </w:rPr>
        <w:t xml:space="preserve">eview: </w:t>
      </w:r>
    </w:p>
    <w:p w14:paraId="53E1BCB6" w14:textId="647466C7" w:rsidR="5F4CE564" w:rsidRPr="000610FF" w:rsidRDefault="30FBCAD7" w:rsidP="791F10AC">
      <w:pPr>
        <w:rPr>
          <w:sz w:val="72"/>
          <w:szCs w:val="72"/>
        </w:rPr>
      </w:pPr>
      <w:r w:rsidRPr="000610FF">
        <w:rPr>
          <w:sz w:val="72"/>
          <w:szCs w:val="72"/>
        </w:rPr>
        <w:t xml:space="preserve">Project </w:t>
      </w:r>
      <w:r w:rsidR="000610FF">
        <w:rPr>
          <w:sz w:val="72"/>
          <w:szCs w:val="72"/>
        </w:rPr>
        <w:t xml:space="preserve">Scope </w:t>
      </w:r>
    </w:p>
    <w:p w14:paraId="33A9B08B" w14:textId="2BD524F7" w:rsidR="00FF7AEE" w:rsidRDefault="00FF7AEE">
      <w:pPr>
        <w:rPr>
          <w:b/>
          <w:bCs/>
        </w:rPr>
      </w:pPr>
    </w:p>
    <w:p w14:paraId="1BD0546D" w14:textId="00BC205D" w:rsidR="00FF7AEE" w:rsidRDefault="00FF7AEE">
      <w:pPr>
        <w:rPr>
          <w:b/>
          <w:bCs/>
        </w:rPr>
      </w:pPr>
    </w:p>
    <w:p w14:paraId="001A7463" w14:textId="2AF7E01D" w:rsidR="00FF7AEE" w:rsidRDefault="009218FC">
      <w:pPr>
        <w:rPr>
          <w:b/>
          <w:bCs/>
        </w:rPr>
      </w:pPr>
      <w:r w:rsidRPr="004A02CB">
        <w:rPr>
          <w:b/>
          <w:bCs/>
          <w:noProof/>
        </w:rPr>
        <w:drawing>
          <wp:anchor distT="0" distB="0" distL="114300" distR="114300" simplePos="0" relativeHeight="251658240" behindDoc="0" locked="0" layoutInCell="1" allowOverlap="1" wp14:anchorId="2D3FA1BB" wp14:editId="4103F1BB">
            <wp:simplePos x="0" y="0"/>
            <wp:positionH relativeFrom="column">
              <wp:posOffset>919480</wp:posOffset>
            </wp:positionH>
            <wp:positionV relativeFrom="paragraph">
              <wp:posOffset>5080</wp:posOffset>
            </wp:positionV>
            <wp:extent cx="4109085" cy="4096385"/>
            <wp:effectExtent l="0" t="0" r="5715" b="0"/>
            <wp:wrapNone/>
            <wp:docPr id="1026" name="AA753F08-A472-44CC-84F9-A6F46D4C1B13" descr="IMG_6294.jpg">
              <a:extLst xmlns:a="http://schemas.openxmlformats.org/drawingml/2006/main">
                <a:ext uri="{FF2B5EF4-FFF2-40B4-BE49-F238E27FC236}">
                  <a16:creationId xmlns:a16="http://schemas.microsoft.com/office/drawing/2014/main" id="{11F66983-8364-49B5-A62F-BA0DD5BB5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AA753F08-A472-44CC-84F9-A6F46D4C1B13" descr="IMG_6294.jpg">
                      <a:extLst>
                        <a:ext uri="{FF2B5EF4-FFF2-40B4-BE49-F238E27FC236}">
                          <a16:creationId xmlns:a16="http://schemas.microsoft.com/office/drawing/2014/main" id="{82512CB1-7668-F2E1-BE8F-8F5A4A7C4BC2}"/>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t="8463" r="-1" b="16763"/>
                    <a:stretch/>
                  </pic:blipFill>
                  <pic:spPr bwMode="auto">
                    <a:xfrm>
                      <a:off x="0" y="0"/>
                      <a:ext cx="4109085" cy="4096385"/>
                    </a:xfrm>
                    <a:custGeom>
                      <a:avLst/>
                      <a:gdLst/>
                      <a:ahLst/>
                      <a:cxnLst/>
                      <a:rect l="l" t="t" r="r" b="b"/>
                      <a:pathLst>
                        <a:path w="6878775" h="6858000">
                          <a:moveTo>
                            <a:pt x="1102973" y="0"/>
                          </a:moveTo>
                          <a:lnTo>
                            <a:pt x="1160688" y="0"/>
                          </a:lnTo>
                          <a:lnTo>
                            <a:pt x="983189" y="331786"/>
                          </a:lnTo>
                          <a:cubicBezTo>
                            <a:pt x="914866" y="469145"/>
                            <a:pt x="850355" y="608712"/>
                            <a:pt x="789261" y="750263"/>
                          </a:cubicBezTo>
                          <a:cubicBezTo>
                            <a:pt x="774307" y="784928"/>
                            <a:pt x="759992" y="819849"/>
                            <a:pt x="745295" y="854514"/>
                          </a:cubicBezTo>
                          <a:cubicBezTo>
                            <a:pt x="756682" y="845393"/>
                            <a:pt x="765489" y="833492"/>
                            <a:pt x="770857" y="819975"/>
                          </a:cubicBezTo>
                          <a:cubicBezTo>
                            <a:pt x="879943" y="589569"/>
                            <a:pt x="999605" y="365513"/>
                            <a:pt x="1131329" y="148742"/>
                          </a:cubicBezTo>
                          <a:lnTo>
                            <a:pt x="1227589" y="0"/>
                          </a:lnTo>
                          <a:lnTo>
                            <a:pt x="6878775" y="0"/>
                          </a:lnTo>
                          <a:lnTo>
                            <a:pt x="6878775" y="6858000"/>
                          </a:lnTo>
                          <a:lnTo>
                            <a:pt x="713521" y="6858000"/>
                          </a:lnTo>
                          <a:lnTo>
                            <a:pt x="625642" y="6670527"/>
                          </a:lnTo>
                          <a:cubicBezTo>
                            <a:pt x="507232" y="6398531"/>
                            <a:pt x="403083" y="6118381"/>
                            <a:pt x="312785" y="5830359"/>
                          </a:cubicBezTo>
                          <a:cubicBezTo>
                            <a:pt x="278149" y="5719759"/>
                            <a:pt x="248879" y="5607635"/>
                            <a:pt x="212198" y="5480401"/>
                          </a:cubicBezTo>
                          <a:cubicBezTo>
                            <a:pt x="212208" y="5491601"/>
                            <a:pt x="212803" y="5502788"/>
                            <a:pt x="213988" y="5513923"/>
                          </a:cubicBezTo>
                          <a:cubicBezTo>
                            <a:pt x="264089" y="5723695"/>
                            <a:pt x="307290" y="5935370"/>
                            <a:pt x="365826" y="6142729"/>
                          </a:cubicBezTo>
                          <a:cubicBezTo>
                            <a:pt x="433152" y="6380817"/>
                            <a:pt x="510068" y="6614016"/>
                            <a:pt x="597975" y="6841549"/>
                          </a:cubicBezTo>
                          <a:lnTo>
                            <a:pt x="604824" y="6858000"/>
                          </a:lnTo>
                          <a:lnTo>
                            <a:pt x="552056" y="6858000"/>
                          </a:lnTo>
                          <a:lnTo>
                            <a:pt x="539576" y="6828295"/>
                          </a:lnTo>
                          <a:cubicBezTo>
                            <a:pt x="380597" y="6414594"/>
                            <a:pt x="260223" y="5988893"/>
                            <a:pt x="171555" y="5552906"/>
                          </a:cubicBezTo>
                          <a:cubicBezTo>
                            <a:pt x="91163" y="5157998"/>
                            <a:pt x="43746" y="4758899"/>
                            <a:pt x="12305" y="4357388"/>
                          </a:cubicBezTo>
                          <a:cubicBezTo>
                            <a:pt x="-14281" y="4013908"/>
                            <a:pt x="4507" y="3672965"/>
                            <a:pt x="46684" y="3331516"/>
                          </a:cubicBezTo>
                          <a:cubicBezTo>
                            <a:pt x="127203" y="2664286"/>
                            <a:pt x="277819" y="2007265"/>
                            <a:pt x="496065" y="1371196"/>
                          </a:cubicBezTo>
                          <a:cubicBezTo>
                            <a:pt x="636273" y="966066"/>
                            <a:pt x="800445" y="573253"/>
                            <a:pt x="995723" y="196614"/>
                          </a:cubicBezTo>
                          <a:close/>
                        </a:path>
                      </a:pathLst>
                    </a:custGeom>
                    <a:noFill/>
                    <a:extLs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margin">
              <wp14:pctWidth>0</wp14:pctWidth>
            </wp14:sizeRelH>
            <wp14:sizeRelV relativeFrom="margin">
              <wp14:pctHeight>0</wp14:pctHeight>
            </wp14:sizeRelV>
          </wp:anchor>
        </w:drawing>
      </w:r>
      <w:r w:rsidR="00FF7AEE">
        <w:rPr>
          <w:b/>
          <w:bCs/>
        </w:rPr>
        <w:br w:type="page"/>
      </w:r>
    </w:p>
    <w:p w14:paraId="189596A5" w14:textId="77777777" w:rsidR="00D21A2B" w:rsidRDefault="00D21A2B">
      <w:pPr>
        <w:rPr>
          <w:noProof/>
        </w:rPr>
      </w:pPr>
      <w:r w:rsidRPr="0E58FD6A">
        <w:rPr>
          <w:b/>
          <w:bCs/>
        </w:rPr>
        <w:lastRenderedPageBreak/>
        <w:br w:type="page"/>
      </w:r>
    </w:p>
    <w:p w14:paraId="5EEB7DF7" w14:textId="1A449E19" w:rsidR="004374DD" w:rsidRDefault="00D21A2B">
      <w:pPr>
        <w:pStyle w:val="TOC1"/>
        <w:tabs>
          <w:tab w:val="right" w:leader="dot" w:pos="9016"/>
        </w:tabs>
        <w:rPr>
          <w:noProof/>
          <w:kern w:val="2"/>
          <w:lang w:eastAsia="en-GB"/>
          <w14:ligatures w14:val="standardContextual"/>
        </w:rPr>
      </w:pPr>
      <w:r>
        <w:lastRenderedPageBreak/>
        <w:fldChar w:fldCharType="begin"/>
      </w:r>
      <w:r>
        <w:instrText>TOC \o "1-3" \z \u \h</w:instrText>
      </w:r>
      <w:r>
        <w:fldChar w:fldCharType="separate"/>
      </w:r>
      <w:hyperlink w:anchor="_Toc224212509" w:history="1">
        <w:r w:rsidR="004374DD" w:rsidRPr="00195BFA">
          <w:rPr>
            <w:rStyle w:val="Hyperlink"/>
            <w:noProof/>
          </w:rPr>
          <w:t>Background</w:t>
        </w:r>
        <w:r w:rsidR="004374DD">
          <w:rPr>
            <w:noProof/>
            <w:webHidden/>
          </w:rPr>
          <w:tab/>
        </w:r>
        <w:r w:rsidR="004374DD">
          <w:rPr>
            <w:noProof/>
            <w:webHidden/>
          </w:rPr>
          <w:fldChar w:fldCharType="begin"/>
        </w:r>
        <w:r w:rsidR="004374DD">
          <w:rPr>
            <w:noProof/>
            <w:webHidden/>
          </w:rPr>
          <w:instrText xml:space="preserve"> PAGEREF _Toc224212509 \h </w:instrText>
        </w:r>
        <w:r w:rsidR="004374DD">
          <w:rPr>
            <w:noProof/>
            <w:webHidden/>
          </w:rPr>
        </w:r>
        <w:r w:rsidR="004374DD">
          <w:rPr>
            <w:noProof/>
            <w:webHidden/>
          </w:rPr>
          <w:fldChar w:fldCharType="separate"/>
        </w:r>
        <w:r w:rsidR="004374DD">
          <w:rPr>
            <w:noProof/>
            <w:webHidden/>
          </w:rPr>
          <w:t>4</w:t>
        </w:r>
        <w:r w:rsidR="004374DD">
          <w:rPr>
            <w:noProof/>
            <w:webHidden/>
          </w:rPr>
          <w:fldChar w:fldCharType="end"/>
        </w:r>
      </w:hyperlink>
    </w:p>
    <w:p w14:paraId="0B4C497F" w14:textId="0D4863B5" w:rsidR="004374DD" w:rsidRDefault="004374DD">
      <w:pPr>
        <w:pStyle w:val="TOC1"/>
        <w:tabs>
          <w:tab w:val="right" w:leader="dot" w:pos="9016"/>
        </w:tabs>
        <w:rPr>
          <w:noProof/>
          <w:kern w:val="2"/>
          <w:lang w:eastAsia="en-GB"/>
          <w14:ligatures w14:val="standardContextual"/>
        </w:rPr>
      </w:pPr>
      <w:hyperlink w:anchor="_Toc224212510" w:history="1">
        <w:r w:rsidRPr="00195BFA">
          <w:rPr>
            <w:rStyle w:val="Hyperlink"/>
            <w:noProof/>
          </w:rPr>
          <w:t>Complementary projects</w:t>
        </w:r>
        <w:r>
          <w:rPr>
            <w:noProof/>
            <w:webHidden/>
          </w:rPr>
          <w:tab/>
        </w:r>
        <w:r>
          <w:rPr>
            <w:noProof/>
            <w:webHidden/>
          </w:rPr>
          <w:fldChar w:fldCharType="begin"/>
        </w:r>
        <w:r>
          <w:rPr>
            <w:noProof/>
            <w:webHidden/>
          </w:rPr>
          <w:instrText xml:space="preserve"> PAGEREF _Toc224212510 \h </w:instrText>
        </w:r>
        <w:r>
          <w:rPr>
            <w:noProof/>
            <w:webHidden/>
          </w:rPr>
        </w:r>
        <w:r>
          <w:rPr>
            <w:noProof/>
            <w:webHidden/>
          </w:rPr>
          <w:fldChar w:fldCharType="separate"/>
        </w:r>
        <w:r>
          <w:rPr>
            <w:noProof/>
            <w:webHidden/>
          </w:rPr>
          <w:t>4</w:t>
        </w:r>
        <w:r>
          <w:rPr>
            <w:noProof/>
            <w:webHidden/>
          </w:rPr>
          <w:fldChar w:fldCharType="end"/>
        </w:r>
      </w:hyperlink>
    </w:p>
    <w:p w14:paraId="08AC3BAC" w14:textId="205B6D9F" w:rsidR="004374DD" w:rsidRDefault="004374DD">
      <w:pPr>
        <w:pStyle w:val="TOC1"/>
        <w:tabs>
          <w:tab w:val="right" w:leader="dot" w:pos="9016"/>
        </w:tabs>
        <w:rPr>
          <w:noProof/>
          <w:kern w:val="2"/>
          <w:lang w:eastAsia="en-GB"/>
          <w14:ligatures w14:val="standardContextual"/>
        </w:rPr>
      </w:pPr>
      <w:hyperlink w:anchor="_Toc224212511" w:history="1">
        <w:r w:rsidRPr="00195BFA">
          <w:rPr>
            <w:rStyle w:val="Hyperlink"/>
            <w:noProof/>
          </w:rPr>
          <w:t>Approach to review</w:t>
        </w:r>
        <w:r>
          <w:rPr>
            <w:noProof/>
            <w:webHidden/>
          </w:rPr>
          <w:tab/>
        </w:r>
        <w:r>
          <w:rPr>
            <w:noProof/>
            <w:webHidden/>
          </w:rPr>
          <w:fldChar w:fldCharType="begin"/>
        </w:r>
        <w:r>
          <w:rPr>
            <w:noProof/>
            <w:webHidden/>
          </w:rPr>
          <w:instrText xml:space="preserve"> PAGEREF _Toc224212511 \h </w:instrText>
        </w:r>
        <w:r>
          <w:rPr>
            <w:noProof/>
            <w:webHidden/>
          </w:rPr>
        </w:r>
        <w:r>
          <w:rPr>
            <w:noProof/>
            <w:webHidden/>
          </w:rPr>
          <w:fldChar w:fldCharType="separate"/>
        </w:r>
        <w:r>
          <w:rPr>
            <w:noProof/>
            <w:webHidden/>
          </w:rPr>
          <w:t>5</w:t>
        </w:r>
        <w:r>
          <w:rPr>
            <w:noProof/>
            <w:webHidden/>
          </w:rPr>
          <w:fldChar w:fldCharType="end"/>
        </w:r>
      </w:hyperlink>
    </w:p>
    <w:p w14:paraId="5279E13E" w14:textId="2080B4FC" w:rsidR="004374DD" w:rsidRDefault="004374DD">
      <w:pPr>
        <w:pStyle w:val="TOC2"/>
        <w:tabs>
          <w:tab w:val="right" w:leader="dot" w:pos="9016"/>
        </w:tabs>
        <w:rPr>
          <w:noProof/>
          <w:kern w:val="2"/>
          <w:lang w:eastAsia="en-GB"/>
          <w14:ligatures w14:val="standardContextual"/>
        </w:rPr>
      </w:pPr>
      <w:hyperlink w:anchor="_Toc224212512" w:history="1">
        <w:r w:rsidRPr="00195BFA">
          <w:rPr>
            <w:rStyle w:val="Hyperlink"/>
            <w:noProof/>
          </w:rPr>
          <w:t>Stages of each cycle review:</w:t>
        </w:r>
        <w:r>
          <w:rPr>
            <w:noProof/>
            <w:webHidden/>
          </w:rPr>
          <w:tab/>
        </w:r>
        <w:r>
          <w:rPr>
            <w:noProof/>
            <w:webHidden/>
          </w:rPr>
          <w:fldChar w:fldCharType="begin"/>
        </w:r>
        <w:r>
          <w:rPr>
            <w:noProof/>
            <w:webHidden/>
          </w:rPr>
          <w:instrText xml:space="preserve"> PAGEREF _Toc224212512 \h </w:instrText>
        </w:r>
        <w:r>
          <w:rPr>
            <w:noProof/>
            <w:webHidden/>
          </w:rPr>
        </w:r>
        <w:r>
          <w:rPr>
            <w:noProof/>
            <w:webHidden/>
          </w:rPr>
          <w:fldChar w:fldCharType="separate"/>
        </w:r>
        <w:r>
          <w:rPr>
            <w:noProof/>
            <w:webHidden/>
          </w:rPr>
          <w:t>5</w:t>
        </w:r>
        <w:r>
          <w:rPr>
            <w:noProof/>
            <w:webHidden/>
          </w:rPr>
          <w:fldChar w:fldCharType="end"/>
        </w:r>
      </w:hyperlink>
    </w:p>
    <w:p w14:paraId="28C2E45D" w14:textId="5409184B" w:rsidR="004374DD" w:rsidRDefault="004374DD">
      <w:pPr>
        <w:pStyle w:val="TOC2"/>
        <w:tabs>
          <w:tab w:val="right" w:leader="dot" w:pos="9016"/>
        </w:tabs>
        <w:rPr>
          <w:noProof/>
          <w:kern w:val="2"/>
          <w:lang w:eastAsia="en-GB"/>
          <w14:ligatures w14:val="standardContextual"/>
        </w:rPr>
      </w:pPr>
      <w:hyperlink w:anchor="_Toc224212513" w:history="1">
        <w:r w:rsidRPr="00195BFA">
          <w:rPr>
            <w:rStyle w:val="Hyperlink"/>
            <w:noProof/>
          </w:rPr>
          <w:t>Focus areas for cycles:</w:t>
        </w:r>
        <w:r>
          <w:rPr>
            <w:noProof/>
            <w:webHidden/>
          </w:rPr>
          <w:tab/>
        </w:r>
        <w:r>
          <w:rPr>
            <w:noProof/>
            <w:webHidden/>
          </w:rPr>
          <w:fldChar w:fldCharType="begin"/>
        </w:r>
        <w:r>
          <w:rPr>
            <w:noProof/>
            <w:webHidden/>
          </w:rPr>
          <w:instrText xml:space="preserve"> PAGEREF _Toc224212513 \h </w:instrText>
        </w:r>
        <w:r>
          <w:rPr>
            <w:noProof/>
            <w:webHidden/>
          </w:rPr>
        </w:r>
        <w:r>
          <w:rPr>
            <w:noProof/>
            <w:webHidden/>
          </w:rPr>
          <w:fldChar w:fldCharType="separate"/>
        </w:r>
        <w:r>
          <w:rPr>
            <w:noProof/>
            <w:webHidden/>
          </w:rPr>
          <w:t>6</w:t>
        </w:r>
        <w:r>
          <w:rPr>
            <w:noProof/>
            <w:webHidden/>
          </w:rPr>
          <w:fldChar w:fldCharType="end"/>
        </w:r>
      </w:hyperlink>
    </w:p>
    <w:p w14:paraId="57BF7948" w14:textId="21E7FBB7" w:rsidR="004374DD" w:rsidRDefault="004374DD">
      <w:pPr>
        <w:pStyle w:val="TOC1"/>
        <w:tabs>
          <w:tab w:val="right" w:leader="dot" w:pos="9016"/>
        </w:tabs>
        <w:rPr>
          <w:noProof/>
          <w:kern w:val="2"/>
          <w:lang w:eastAsia="en-GB"/>
          <w14:ligatures w14:val="standardContextual"/>
        </w:rPr>
      </w:pPr>
      <w:hyperlink w:anchor="_Toc224212514" w:history="1">
        <w:r w:rsidRPr="00195BFA">
          <w:rPr>
            <w:rStyle w:val="Hyperlink"/>
            <w:noProof/>
          </w:rPr>
          <w:t>Overall scope of review</w:t>
        </w:r>
        <w:r>
          <w:rPr>
            <w:noProof/>
            <w:webHidden/>
          </w:rPr>
          <w:tab/>
        </w:r>
        <w:r>
          <w:rPr>
            <w:noProof/>
            <w:webHidden/>
          </w:rPr>
          <w:fldChar w:fldCharType="begin"/>
        </w:r>
        <w:r>
          <w:rPr>
            <w:noProof/>
            <w:webHidden/>
          </w:rPr>
          <w:instrText xml:space="preserve"> PAGEREF _Toc224212514 \h </w:instrText>
        </w:r>
        <w:r>
          <w:rPr>
            <w:noProof/>
            <w:webHidden/>
          </w:rPr>
        </w:r>
        <w:r>
          <w:rPr>
            <w:noProof/>
            <w:webHidden/>
          </w:rPr>
          <w:fldChar w:fldCharType="separate"/>
        </w:r>
        <w:r>
          <w:rPr>
            <w:noProof/>
            <w:webHidden/>
          </w:rPr>
          <w:t>7</w:t>
        </w:r>
        <w:r>
          <w:rPr>
            <w:noProof/>
            <w:webHidden/>
          </w:rPr>
          <w:fldChar w:fldCharType="end"/>
        </w:r>
      </w:hyperlink>
    </w:p>
    <w:p w14:paraId="679CB385" w14:textId="193037E1" w:rsidR="004374DD" w:rsidRDefault="004374DD">
      <w:pPr>
        <w:pStyle w:val="TOC1"/>
        <w:tabs>
          <w:tab w:val="right" w:leader="dot" w:pos="9016"/>
        </w:tabs>
        <w:rPr>
          <w:noProof/>
          <w:kern w:val="2"/>
          <w:lang w:eastAsia="en-GB"/>
          <w14:ligatures w14:val="standardContextual"/>
        </w:rPr>
      </w:pPr>
      <w:hyperlink w:anchor="_Toc224212515" w:history="1">
        <w:r w:rsidRPr="00195BFA">
          <w:rPr>
            <w:rStyle w:val="Hyperlink"/>
            <w:noProof/>
          </w:rPr>
          <w:t>Areas of focus</w:t>
        </w:r>
        <w:r>
          <w:rPr>
            <w:noProof/>
            <w:webHidden/>
          </w:rPr>
          <w:tab/>
        </w:r>
        <w:r>
          <w:rPr>
            <w:noProof/>
            <w:webHidden/>
          </w:rPr>
          <w:fldChar w:fldCharType="begin"/>
        </w:r>
        <w:r>
          <w:rPr>
            <w:noProof/>
            <w:webHidden/>
          </w:rPr>
          <w:instrText xml:space="preserve"> PAGEREF _Toc224212515 \h </w:instrText>
        </w:r>
        <w:r>
          <w:rPr>
            <w:noProof/>
            <w:webHidden/>
          </w:rPr>
        </w:r>
        <w:r>
          <w:rPr>
            <w:noProof/>
            <w:webHidden/>
          </w:rPr>
          <w:fldChar w:fldCharType="separate"/>
        </w:r>
        <w:r>
          <w:rPr>
            <w:noProof/>
            <w:webHidden/>
          </w:rPr>
          <w:t>8</w:t>
        </w:r>
        <w:r>
          <w:rPr>
            <w:noProof/>
            <w:webHidden/>
          </w:rPr>
          <w:fldChar w:fldCharType="end"/>
        </w:r>
      </w:hyperlink>
    </w:p>
    <w:p w14:paraId="019FD288" w14:textId="4BAB2B37" w:rsidR="004374DD" w:rsidRDefault="004374DD">
      <w:pPr>
        <w:pStyle w:val="TOC2"/>
        <w:tabs>
          <w:tab w:val="right" w:leader="dot" w:pos="9016"/>
        </w:tabs>
        <w:rPr>
          <w:noProof/>
          <w:kern w:val="2"/>
          <w:lang w:eastAsia="en-GB"/>
          <w14:ligatures w14:val="standardContextual"/>
        </w:rPr>
      </w:pPr>
      <w:hyperlink w:anchor="_Toc224212516" w:history="1">
        <w:r w:rsidRPr="00195BFA">
          <w:rPr>
            <w:rStyle w:val="Hyperlink"/>
            <w:noProof/>
          </w:rPr>
          <w:t>Prioritisation approach</w:t>
        </w:r>
        <w:r>
          <w:rPr>
            <w:noProof/>
            <w:webHidden/>
          </w:rPr>
          <w:tab/>
        </w:r>
        <w:r>
          <w:rPr>
            <w:noProof/>
            <w:webHidden/>
          </w:rPr>
          <w:fldChar w:fldCharType="begin"/>
        </w:r>
        <w:r>
          <w:rPr>
            <w:noProof/>
            <w:webHidden/>
          </w:rPr>
          <w:instrText xml:space="preserve"> PAGEREF _Toc224212516 \h </w:instrText>
        </w:r>
        <w:r>
          <w:rPr>
            <w:noProof/>
            <w:webHidden/>
          </w:rPr>
        </w:r>
        <w:r>
          <w:rPr>
            <w:noProof/>
            <w:webHidden/>
          </w:rPr>
          <w:fldChar w:fldCharType="separate"/>
        </w:r>
        <w:r>
          <w:rPr>
            <w:noProof/>
            <w:webHidden/>
          </w:rPr>
          <w:t>8</w:t>
        </w:r>
        <w:r>
          <w:rPr>
            <w:noProof/>
            <w:webHidden/>
          </w:rPr>
          <w:fldChar w:fldCharType="end"/>
        </w:r>
      </w:hyperlink>
    </w:p>
    <w:p w14:paraId="6B5C5D62" w14:textId="70ED61C0" w:rsidR="004374DD" w:rsidRDefault="004374DD">
      <w:pPr>
        <w:pStyle w:val="TOC2"/>
        <w:tabs>
          <w:tab w:val="right" w:leader="dot" w:pos="9016"/>
        </w:tabs>
        <w:rPr>
          <w:noProof/>
          <w:kern w:val="2"/>
          <w:lang w:eastAsia="en-GB"/>
          <w14:ligatures w14:val="standardContextual"/>
        </w:rPr>
      </w:pPr>
      <w:hyperlink w:anchor="_Toc224212517" w:history="1">
        <w:r w:rsidRPr="00195BFA">
          <w:rPr>
            <w:rStyle w:val="Hyperlink"/>
            <w:noProof/>
          </w:rPr>
          <w:t>Summary of focus areas actions, outputs and outcomes</w:t>
        </w:r>
        <w:r>
          <w:rPr>
            <w:noProof/>
            <w:webHidden/>
          </w:rPr>
          <w:tab/>
        </w:r>
        <w:r>
          <w:rPr>
            <w:noProof/>
            <w:webHidden/>
          </w:rPr>
          <w:fldChar w:fldCharType="begin"/>
        </w:r>
        <w:r>
          <w:rPr>
            <w:noProof/>
            <w:webHidden/>
          </w:rPr>
          <w:instrText xml:space="preserve"> PAGEREF _Toc224212517 \h </w:instrText>
        </w:r>
        <w:r>
          <w:rPr>
            <w:noProof/>
            <w:webHidden/>
          </w:rPr>
        </w:r>
        <w:r>
          <w:rPr>
            <w:noProof/>
            <w:webHidden/>
          </w:rPr>
          <w:fldChar w:fldCharType="separate"/>
        </w:r>
        <w:r>
          <w:rPr>
            <w:noProof/>
            <w:webHidden/>
          </w:rPr>
          <w:t>10</w:t>
        </w:r>
        <w:r>
          <w:rPr>
            <w:noProof/>
            <w:webHidden/>
          </w:rPr>
          <w:fldChar w:fldCharType="end"/>
        </w:r>
      </w:hyperlink>
    </w:p>
    <w:p w14:paraId="5177585C" w14:textId="75A2F30C" w:rsidR="004374DD" w:rsidRDefault="004374DD">
      <w:pPr>
        <w:pStyle w:val="TOC3"/>
        <w:tabs>
          <w:tab w:val="right" w:leader="dot" w:pos="9016"/>
        </w:tabs>
        <w:rPr>
          <w:noProof/>
          <w:kern w:val="2"/>
          <w:lang w:eastAsia="en-GB"/>
          <w14:ligatures w14:val="standardContextual"/>
        </w:rPr>
      </w:pPr>
      <w:hyperlink w:anchor="_Toc224212518" w:history="1">
        <w:r w:rsidRPr="00195BFA">
          <w:rPr>
            <w:rStyle w:val="Hyperlink"/>
            <w:noProof/>
          </w:rPr>
          <w:t>Procurement</w:t>
        </w:r>
        <w:r>
          <w:rPr>
            <w:noProof/>
            <w:webHidden/>
          </w:rPr>
          <w:tab/>
        </w:r>
        <w:r>
          <w:rPr>
            <w:noProof/>
            <w:webHidden/>
          </w:rPr>
          <w:fldChar w:fldCharType="begin"/>
        </w:r>
        <w:r>
          <w:rPr>
            <w:noProof/>
            <w:webHidden/>
          </w:rPr>
          <w:instrText xml:space="preserve"> PAGEREF _Toc224212518 \h </w:instrText>
        </w:r>
        <w:r>
          <w:rPr>
            <w:noProof/>
            <w:webHidden/>
          </w:rPr>
        </w:r>
        <w:r>
          <w:rPr>
            <w:noProof/>
            <w:webHidden/>
          </w:rPr>
          <w:fldChar w:fldCharType="separate"/>
        </w:r>
        <w:r>
          <w:rPr>
            <w:noProof/>
            <w:webHidden/>
          </w:rPr>
          <w:t>10</w:t>
        </w:r>
        <w:r>
          <w:rPr>
            <w:noProof/>
            <w:webHidden/>
          </w:rPr>
          <w:fldChar w:fldCharType="end"/>
        </w:r>
      </w:hyperlink>
    </w:p>
    <w:p w14:paraId="6A85AC0B" w14:textId="15931622" w:rsidR="004374DD" w:rsidRDefault="004374DD">
      <w:pPr>
        <w:pStyle w:val="TOC3"/>
        <w:tabs>
          <w:tab w:val="right" w:leader="dot" w:pos="9016"/>
        </w:tabs>
        <w:rPr>
          <w:noProof/>
          <w:kern w:val="2"/>
          <w:lang w:eastAsia="en-GB"/>
          <w14:ligatures w14:val="standardContextual"/>
        </w:rPr>
      </w:pPr>
      <w:hyperlink w:anchor="_Toc224212519" w:history="1">
        <w:r w:rsidRPr="00195BFA">
          <w:rPr>
            <w:rStyle w:val="Hyperlink"/>
            <w:noProof/>
          </w:rPr>
          <w:t>Planning Permission</w:t>
        </w:r>
        <w:r>
          <w:rPr>
            <w:noProof/>
            <w:webHidden/>
          </w:rPr>
          <w:tab/>
        </w:r>
        <w:r>
          <w:rPr>
            <w:noProof/>
            <w:webHidden/>
          </w:rPr>
          <w:fldChar w:fldCharType="begin"/>
        </w:r>
        <w:r>
          <w:rPr>
            <w:noProof/>
            <w:webHidden/>
          </w:rPr>
          <w:instrText xml:space="preserve"> PAGEREF _Toc224212519 \h </w:instrText>
        </w:r>
        <w:r>
          <w:rPr>
            <w:noProof/>
            <w:webHidden/>
          </w:rPr>
        </w:r>
        <w:r>
          <w:rPr>
            <w:noProof/>
            <w:webHidden/>
          </w:rPr>
          <w:fldChar w:fldCharType="separate"/>
        </w:r>
        <w:r>
          <w:rPr>
            <w:noProof/>
            <w:webHidden/>
          </w:rPr>
          <w:t>10</w:t>
        </w:r>
        <w:r>
          <w:rPr>
            <w:noProof/>
            <w:webHidden/>
          </w:rPr>
          <w:fldChar w:fldCharType="end"/>
        </w:r>
      </w:hyperlink>
    </w:p>
    <w:p w14:paraId="25260E0B" w14:textId="08D2A0EC" w:rsidR="004374DD" w:rsidRDefault="004374DD">
      <w:pPr>
        <w:pStyle w:val="TOC3"/>
        <w:tabs>
          <w:tab w:val="right" w:leader="dot" w:pos="9016"/>
        </w:tabs>
        <w:rPr>
          <w:noProof/>
          <w:kern w:val="2"/>
          <w:lang w:eastAsia="en-GB"/>
          <w14:ligatures w14:val="standardContextual"/>
        </w:rPr>
      </w:pPr>
      <w:hyperlink w:anchor="_Toc224212520" w:history="1">
        <w:r w:rsidRPr="00195BFA">
          <w:rPr>
            <w:rStyle w:val="Hyperlink"/>
            <w:noProof/>
          </w:rPr>
          <w:t>Specifications/ Employer requirements (including technology choices)</w:t>
        </w:r>
        <w:r>
          <w:rPr>
            <w:noProof/>
            <w:webHidden/>
          </w:rPr>
          <w:tab/>
        </w:r>
        <w:r>
          <w:rPr>
            <w:noProof/>
            <w:webHidden/>
          </w:rPr>
          <w:fldChar w:fldCharType="begin"/>
        </w:r>
        <w:r>
          <w:rPr>
            <w:noProof/>
            <w:webHidden/>
          </w:rPr>
          <w:instrText xml:space="preserve"> PAGEREF _Toc224212520 \h </w:instrText>
        </w:r>
        <w:r>
          <w:rPr>
            <w:noProof/>
            <w:webHidden/>
          </w:rPr>
        </w:r>
        <w:r>
          <w:rPr>
            <w:noProof/>
            <w:webHidden/>
          </w:rPr>
          <w:fldChar w:fldCharType="separate"/>
        </w:r>
        <w:r>
          <w:rPr>
            <w:noProof/>
            <w:webHidden/>
          </w:rPr>
          <w:t>11</w:t>
        </w:r>
        <w:r>
          <w:rPr>
            <w:noProof/>
            <w:webHidden/>
          </w:rPr>
          <w:fldChar w:fldCharType="end"/>
        </w:r>
      </w:hyperlink>
    </w:p>
    <w:p w14:paraId="3FF592FD" w14:textId="6A23A6B6" w:rsidR="004374DD" w:rsidRDefault="004374DD">
      <w:pPr>
        <w:pStyle w:val="TOC3"/>
        <w:tabs>
          <w:tab w:val="right" w:leader="dot" w:pos="9016"/>
        </w:tabs>
        <w:rPr>
          <w:noProof/>
          <w:kern w:val="2"/>
          <w:lang w:eastAsia="en-GB"/>
          <w14:ligatures w14:val="standardContextual"/>
        </w:rPr>
      </w:pPr>
      <w:hyperlink w:anchor="_Toc224212521" w:history="1">
        <w:r w:rsidRPr="00195BFA">
          <w:rPr>
            <w:rStyle w:val="Hyperlink"/>
            <w:noProof/>
          </w:rPr>
          <w:t>Installation</w:t>
        </w:r>
        <w:r>
          <w:rPr>
            <w:noProof/>
            <w:webHidden/>
          </w:rPr>
          <w:tab/>
        </w:r>
        <w:r>
          <w:rPr>
            <w:noProof/>
            <w:webHidden/>
          </w:rPr>
          <w:fldChar w:fldCharType="begin"/>
        </w:r>
        <w:r>
          <w:rPr>
            <w:noProof/>
            <w:webHidden/>
          </w:rPr>
          <w:instrText xml:space="preserve"> PAGEREF _Toc224212521 \h </w:instrText>
        </w:r>
        <w:r>
          <w:rPr>
            <w:noProof/>
            <w:webHidden/>
          </w:rPr>
        </w:r>
        <w:r>
          <w:rPr>
            <w:noProof/>
            <w:webHidden/>
          </w:rPr>
          <w:fldChar w:fldCharType="separate"/>
        </w:r>
        <w:r>
          <w:rPr>
            <w:noProof/>
            <w:webHidden/>
          </w:rPr>
          <w:t>12</w:t>
        </w:r>
        <w:r>
          <w:rPr>
            <w:noProof/>
            <w:webHidden/>
          </w:rPr>
          <w:fldChar w:fldCharType="end"/>
        </w:r>
      </w:hyperlink>
    </w:p>
    <w:p w14:paraId="4B14C954" w14:textId="728A97E7" w:rsidR="004374DD" w:rsidRDefault="004374DD">
      <w:pPr>
        <w:pStyle w:val="TOC3"/>
        <w:tabs>
          <w:tab w:val="right" w:leader="dot" w:pos="9016"/>
        </w:tabs>
        <w:rPr>
          <w:noProof/>
          <w:kern w:val="2"/>
          <w:lang w:eastAsia="en-GB"/>
          <w14:ligatures w14:val="standardContextual"/>
        </w:rPr>
      </w:pPr>
      <w:hyperlink w:anchor="_Toc224212522" w:history="1">
        <w:r w:rsidRPr="00195BFA">
          <w:rPr>
            <w:rStyle w:val="Hyperlink"/>
            <w:noProof/>
          </w:rPr>
          <w:t>Handover</w:t>
        </w:r>
        <w:r>
          <w:rPr>
            <w:noProof/>
            <w:webHidden/>
          </w:rPr>
          <w:tab/>
        </w:r>
        <w:r>
          <w:rPr>
            <w:noProof/>
            <w:webHidden/>
          </w:rPr>
          <w:fldChar w:fldCharType="begin"/>
        </w:r>
        <w:r>
          <w:rPr>
            <w:noProof/>
            <w:webHidden/>
          </w:rPr>
          <w:instrText xml:space="preserve"> PAGEREF _Toc224212522 \h </w:instrText>
        </w:r>
        <w:r>
          <w:rPr>
            <w:noProof/>
            <w:webHidden/>
          </w:rPr>
        </w:r>
        <w:r>
          <w:rPr>
            <w:noProof/>
            <w:webHidden/>
          </w:rPr>
          <w:fldChar w:fldCharType="separate"/>
        </w:r>
        <w:r>
          <w:rPr>
            <w:noProof/>
            <w:webHidden/>
          </w:rPr>
          <w:t>13</w:t>
        </w:r>
        <w:r>
          <w:rPr>
            <w:noProof/>
            <w:webHidden/>
          </w:rPr>
          <w:fldChar w:fldCharType="end"/>
        </w:r>
      </w:hyperlink>
    </w:p>
    <w:p w14:paraId="777C780D" w14:textId="720CDAD2" w:rsidR="004374DD" w:rsidRDefault="004374DD">
      <w:pPr>
        <w:pStyle w:val="TOC3"/>
        <w:tabs>
          <w:tab w:val="right" w:leader="dot" w:pos="9016"/>
        </w:tabs>
        <w:rPr>
          <w:noProof/>
          <w:kern w:val="2"/>
          <w:lang w:eastAsia="en-GB"/>
          <w14:ligatures w14:val="standardContextual"/>
        </w:rPr>
      </w:pPr>
      <w:hyperlink w:anchor="_Toc224212523" w:history="1">
        <w:r w:rsidRPr="00195BFA">
          <w:rPr>
            <w:rStyle w:val="Hyperlink"/>
            <w:noProof/>
          </w:rPr>
          <w:t>Quality assurance/ monitoring</w:t>
        </w:r>
        <w:r>
          <w:rPr>
            <w:noProof/>
            <w:webHidden/>
          </w:rPr>
          <w:tab/>
        </w:r>
        <w:r>
          <w:rPr>
            <w:noProof/>
            <w:webHidden/>
          </w:rPr>
          <w:fldChar w:fldCharType="begin"/>
        </w:r>
        <w:r>
          <w:rPr>
            <w:noProof/>
            <w:webHidden/>
          </w:rPr>
          <w:instrText xml:space="preserve"> PAGEREF _Toc224212523 \h </w:instrText>
        </w:r>
        <w:r>
          <w:rPr>
            <w:noProof/>
            <w:webHidden/>
          </w:rPr>
        </w:r>
        <w:r>
          <w:rPr>
            <w:noProof/>
            <w:webHidden/>
          </w:rPr>
          <w:fldChar w:fldCharType="separate"/>
        </w:r>
        <w:r>
          <w:rPr>
            <w:noProof/>
            <w:webHidden/>
          </w:rPr>
          <w:t>13</w:t>
        </w:r>
        <w:r>
          <w:rPr>
            <w:noProof/>
            <w:webHidden/>
          </w:rPr>
          <w:fldChar w:fldCharType="end"/>
        </w:r>
      </w:hyperlink>
    </w:p>
    <w:p w14:paraId="7D167112" w14:textId="4373D1B2" w:rsidR="004374DD" w:rsidRDefault="004374DD">
      <w:pPr>
        <w:pStyle w:val="TOC3"/>
        <w:tabs>
          <w:tab w:val="right" w:leader="dot" w:pos="9016"/>
        </w:tabs>
        <w:rPr>
          <w:noProof/>
          <w:kern w:val="2"/>
          <w:lang w:eastAsia="en-GB"/>
          <w14:ligatures w14:val="standardContextual"/>
        </w:rPr>
      </w:pPr>
      <w:hyperlink w:anchor="_Toc224212524" w:history="1">
        <w:r w:rsidRPr="00195BFA">
          <w:rPr>
            <w:rStyle w:val="Hyperlink"/>
            <w:noProof/>
          </w:rPr>
          <w:t>Data Management Systems/ Existing stock review</w:t>
        </w:r>
        <w:r>
          <w:rPr>
            <w:noProof/>
            <w:webHidden/>
          </w:rPr>
          <w:tab/>
        </w:r>
        <w:r>
          <w:rPr>
            <w:noProof/>
            <w:webHidden/>
          </w:rPr>
          <w:fldChar w:fldCharType="begin"/>
        </w:r>
        <w:r>
          <w:rPr>
            <w:noProof/>
            <w:webHidden/>
          </w:rPr>
          <w:instrText xml:space="preserve"> PAGEREF _Toc224212524 \h </w:instrText>
        </w:r>
        <w:r>
          <w:rPr>
            <w:noProof/>
            <w:webHidden/>
          </w:rPr>
        </w:r>
        <w:r>
          <w:rPr>
            <w:noProof/>
            <w:webHidden/>
          </w:rPr>
          <w:fldChar w:fldCharType="separate"/>
        </w:r>
        <w:r>
          <w:rPr>
            <w:noProof/>
            <w:webHidden/>
          </w:rPr>
          <w:t>14</w:t>
        </w:r>
        <w:r>
          <w:rPr>
            <w:noProof/>
            <w:webHidden/>
          </w:rPr>
          <w:fldChar w:fldCharType="end"/>
        </w:r>
      </w:hyperlink>
    </w:p>
    <w:p w14:paraId="60FCC489" w14:textId="3BE3F5D0" w:rsidR="004374DD" w:rsidRDefault="004374DD">
      <w:pPr>
        <w:pStyle w:val="TOC3"/>
        <w:tabs>
          <w:tab w:val="right" w:leader="dot" w:pos="9016"/>
        </w:tabs>
        <w:rPr>
          <w:noProof/>
          <w:kern w:val="2"/>
          <w:lang w:eastAsia="en-GB"/>
          <w14:ligatures w14:val="standardContextual"/>
        </w:rPr>
      </w:pPr>
      <w:hyperlink w:anchor="_Toc224212525" w:history="1">
        <w:r w:rsidRPr="00195BFA">
          <w:rPr>
            <w:rStyle w:val="Hyperlink"/>
            <w:noProof/>
          </w:rPr>
          <w:t>Training/ Learning</w:t>
        </w:r>
        <w:r>
          <w:rPr>
            <w:noProof/>
            <w:webHidden/>
          </w:rPr>
          <w:tab/>
        </w:r>
        <w:r>
          <w:rPr>
            <w:noProof/>
            <w:webHidden/>
          </w:rPr>
          <w:fldChar w:fldCharType="begin"/>
        </w:r>
        <w:r>
          <w:rPr>
            <w:noProof/>
            <w:webHidden/>
          </w:rPr>
          <w:instrText xml:space="preserve"> PAGEREF _Toc224212525 \h </w:instrText>
        </w:r>
        <w:r>
          <w:rPr>
            <w:noProof/>
            <w:webHidden/>
          </w:rPr>
        </w:r>
        <w:r>
          <w:rPr>
            <w:noProof/>
            <w:webHidden/>
          </w:rPr>
          <w:fldChar w:fldCharType="separate"/>
        </w:r>
        <w:r>
          <w:rPr>
            <w:noProof/>
            <w:webHidden/>
          </w:rPr>
          <w:t>15</w:t>
        </w:r>
        <w:r>
          <w:rPr>
            <w:noProof/>
            <w:webHidden/>
          </w:rPr>
          <w:fldChar w:fldCharType="end"/>
        </w:r>
      </w:hyperlink>
    </w:p>
    <w:p w14:paraId="5C0CA57E" w14:textId="1EEB3825" w:rsidR="004374DD" w:rsidRDefault="004374DD">
      <w:pPr>
        <w:pStyle w:val="TOC3"/>
        <w:tabs>
          <w:tab w:val="right" w:leader="dot" w:pos="9016"/>
        </w:tabs>
        <w:rPr>
          <w:noProof/>
          <w:kern w:val="2"/>
          <w:lang w:eastAsia="en-GB"/>
          <w14:ligatures w14:val="standardContextual"/>
        </w:rPr>
      </w:pPr>
      <w:hyperlink w:anchor="_Toc224212526" w:history="1">
        <w:r w:rsidRPr="00195BFA">
          <w:rPr>
            <w:rStyle w:val="Hyperlink"/>
            <w:noProof/>
          </w:rPr>
          <w:t>Service and maintenance arrangements</w:t>
        </w:r>
        <w:r>
          <w:rPr>
            <w:noProof/>
            <w:webHidden/>
          </w:rPr>
          <w:tab/>
        </w:r>
        <w:r>
          <w:rPr>
            <w:noProof/>
            <w:webHidden/>
          </w:rPr>
          <w:fldChar w:fldCharType="begin"/>
        </w:r>
        <w:r>
          <w:rPr>
            <w:noProof/>
            <w:webHidden/>
          </w:rPr>
          <w:instrText xml:space="preserve"> PAGEREF _Toc224212526 \h </w:instrText>
        </w:r>
        <w:r>
          <w:rPr>
            <w:noProof/>
            <w:webHidden/>
          </w:rPr>
        </w:r>
        <w:r>
          <w:rPr>
            <w:noProof/>
            <w:webHidden/>
          </w:rPr>
          <w:fldChar w:fldCharType="separate"/>
        </w:r>
        <w:r>
          <w:rPr>
            <w:noProof/>
            <w:webHidden/>
          </w:rPr>
          <w:t>16</w:t>
        </w:r>
        <w:r>
          <w:rPr>
            <w:noProof/>
            <w:webHidden/>
          </w:rPr>
          <w:fldChar w:fldCharType="end"/>
        </w:r>
      </w:hyperlink>
    </w:p>
    <w:p w14:paraId="6C35B7ED" w14:textId="5FF6E56B" w:rsidR="004374DD" w:rsidRDefault="004374DD">
      <w:pPr>
        <w:pStyle w:val="TOC3"/>
        <w:tabs>
          <w:tab w:val="right" w:leader="dot" w:pos="9016"/>
        </w:tabs>
        <w:rPr>
          <w:noProof/>
          <w:kern w:val="2"/>
          <w:lang w:eastAsia="en-GB"/>
          <w14:ligatures w14:val="standardContextual"/>
        </w:rPr>
      </w:pPr>
      <w:hyperlink w:anchor="_Toc224212527" w:history="1">
        <w:r w:rsidRPr="00195BFA">
          <w:rPr>
            <w:rStyle w:val="Hyperlink"/>
            <w:noProof/>
          </w:rPr>
          <w:t>Technology options</w:t>
        </w:r>
        <w:r>
          <w:rPr>
            <w:noProof/>
            <w:webHidden/>
          </w:rPr>
          <w:tab/>
        </w:r>
        <w:r>
          <w:rPr>
            <w:noProof/>
            <w:webHidden/>
          </w:rPr>
          <w:fldChar w:fldCharType="begin"/>
        </w:r>
        <w:r>
          <w:rPr>
            <w:noProof/>
            <w:webHidden/>
          </w:rPr>
          <w:instrText xml:space="preserve"> PAGEREF _Toc224212527 \h </w:instrText>
        </w:r>
        <w:r>
          <w:rPr>
            <w:noProof/>
            <w:webHidden/>
          </w:rPr>
        </w:r>
        <w:r>
          <w:rPr>
            <w:noProof/>
            <w:webHidden/>
          </w:rPr>
          <w:fldChar w:fldCharType="separate"/>
        </w:r>
        <w:r>
          <w:rPr>
            <w:noProof/>
            <w:webHidden/>
          </w:rPr>
          <w:t>16</w:t>
        </w:r>
        <w:r>
          <w:rPr>
            <w:noProof/>
            <w:webHidden/>
          </w:rPr>
          <w:fldChar w:fldCharType="end"/>
        </w:r>
      </w:hyperlink>
    </w:p>
    <w:p w14:paraId="63DDE12D" w14:textId="39733AE9" w:rsidR="004374DD" w:rsidRDefault="004374DD">
      <w:pPr>
        <w:pStyle w:val="TOC3"/>
        <w:tabs>
          <w:tab w:val="right" w:leader="dot" w:pos="9016"/>
        </w:tabs>
        <w:rPr>
          <w:noProof/>
          <w:kern w:val="2"/>
          <w:lang w:eastAsia="en-GB"/>
          <w14:ligatures w14:val="standardContextual"/>
        </w:rPr>
      </w:pPr>
      <w:hyperlink w:anchor="_Toc224212528" w:history="1">
        <w:r w:rsidRPr="00195BFA">
          <w:rPr>
            <w:rStyle w:val="Hyperlink"/>
            <w:noProof/>
          </w:rPr>
          <w:t>Non-Domestic</w:t>
        </w:r>
        <w:r>
          <w:rPr>
            <w:noProof/>
            <w:webHidden/>
          </w:rPr>
          <w:tab/>
        </w:r>
        <w:r>
          <w:rPr>
            <w:noProof/>
            <w:webHidden/>
          </w:rPr>
          <w:fldChar w:fldCharType="begin"/>
        </w:r>
        <w:r>
          <w:rPr>
            <w:noProof/>
            <w:webHidden/>
          </w:rPr>
          <w:instrText xml:space="preserve"> PAGEREF _Toc224212528 \h </w:instrText>
        </w:r>
        <w:r>
          <w:rPr>
            <w:noProof/>
            <w:webHidden/>
          </w:rPr>
        </w:r>
        <w:r>
          <w:rPr>
            <w:noProof/>
            <w:webHidden/>
          </w:rPr>
          <w:fldChar w:fldCharType="separate"/>
        </w:r>
        <w:r>
          <w:rPr>
            <w:noProof/>
            <w:webHidden/>
          </w:rPr>
          <w:t>18</w:t>
        </w:r>
        <w:r>
          <w:rPr>
            <w:noProof/>
            <w:webHidden/>
          </w:rPr>
          <w:fldChar w:fldCharType="end"/>
        </w:r>
      </w:hyperlink>
    </w:p>
    <w:p w14:paraId="521472B5" w14:textId="0483343E" w:rsidR="004374DD" w:rsidRDefault="004374DD">
      <w:pPr>
        <w:pStyle w:val="TOC1"/>
        <w:tabs>
          <w:tab w:val="right" w:leader="dot" w:pos="9016"/>
        </w:tabs>
        <w:rPr>
          <w:noProof/>
          <w:kern w:val="2"/>
          <w:lang w:eastAsia="en-GB"/>
          <w14:ligatures w14:val="standardContextual"/>
        </w:rPr>
      </w:pPr>
      <w:hyperlink w:anchor="_Toc224212529" w:history="1">
        <w:r w:rsidRPr="00195BFA">
          <w:rPr>
            <w:rStyle w:val="Hyperlink"/>
            <w:noProof/>
          </w:rPr>
          <w:t>Stakeholder engagement</w:t>
        </w:r>
        <w:r>
          <w:rPr>
            <w:noProof/>
            <w:webHidden/>
          </w:rPr>
          <w:tab/>
        </w:r>
        <w:r>
          <w:rPr>
            <w:noProof/>
            <w:webHidden/>
          </w:rPr>
          <w:fldChar w:fldCharType="begin"/>
        </w:r>
        <w:r>
          <w:rPr>
            <w:noProof/>
            <w:webHidden/>
          </w:rPr>
          <w:instrText xml:space="preserve"> PAGEREF _Toc224212529 \h </w:instrText>
        </w:r>
        <w:r>
          <w:rPr>
            <w:noProof/>
            <w:webHidden/>
          </w:rPr>
        </w:r>
        <w:r>
          <w:rPr>
            <w:noProof/>
            <w:webHidden/>
          </w:rPr>
          <w:fldChar w:fldCharType="separate"/>
        </w:r>
        <w:r>
          <w:rPr>
            <w:noProof/>
            <w:webHidden/>
          </w:rPr>
          <w:t>19</w:t>
        </w:r>
        <w:r>
          <w:rPr>
            <w:noProof/>
            <w:webHidden/>
          </w:rPr>
          <w:fldChar w:fldCharType="end"/>
        </w:r>
      </w:hyperlink>
    </w:p>
    <w:p w14:paraId="75817127" w14:textId="6973B3B0" w:rsidR="004374DD" w:rsidRDefault="004374DD">
      <w:pPr>
        <w:pStyle w:val="TOC1"/>
        <w:tabs>
          <w:tab w:val="right" w:leader="dot" w:pos="9016"/>
        </w:tabs>
        <w:rPr>
          <w:noProof/>
          <w:kern w:val="2"/>
          <w:lang w:eastAsia="en-GB"/>
          <w14:ligatures w14:val="standardContextual"/>
        </w:rPr>
      </w:pPr>
      <w:hyperlink w:anchor="_Toc224212530" w:history="1">
        <w:r w:rsidRPr="00195BFA">
          <w:rPr>
            <w:rStyle w:val="Hyperlink"/>
            <w:noProof/>
          </w:rPr>
          <w:t>Timeline</w:t>
        </w:r>
        <w:r>
          <w:rPr>
            <w:noProof/>
            <w:webHidden/>
          </w:rPr>
          <w:tab/>
        </w:r>
        <w:r>
          <w:rPr>
            <w:noProof/>
            <w:webHidden/>
          </w:rPr>
          <w:fldChar w:fldCharType="begin"/>
        </w:r>
        <w:r>
          <w:rPr>
            <w:noProof/>
            <w:webHidden/>
          </w:rPr>
          <w:instrText xml:space="preserve"> PAGEREF _Toc224212530 \h </w:instrText>
        </w:r>
        <w:r>
          <w:rPr>
            <w:noProof/>
            <w:webHidden/>
          </w:rPr>
        </w:r>
        <w:r>
          <w:rPr>
            <w:noProof/>
            <w:webHidden/>
          </w:rPr>
          <w:fldChar w:fldCharType="separate"/>
        </w:r>
        <w:r>
          <w:rPr>
            <w:noProof/>
            <w:webHidden/>
          </w:rPr>
          <w:t>19</w:t>
        </w:r>
        <w:r>
          <w:rPr>
            <w:noProof/>
            <w:webHidden/>
          </w:rPr>
          <w:fldChar w:fldCharType="end"/>
        </w:r>
      </w:hyperlink>
    </w:p>
    <w:p w14:paraId="01DED87D" w14:textId="12993908" w:rsidR="004374DD" w:rsidRDefault="004374DD">
      <w:pPr>
        <w:pStyle w:val="TOC1"/>
        <w:tabs>
          <w:tab w:val="right" w:leader="dot" w:pos="9016"/>
        </w:tabs>
        <w:rPr>
          <w:noProof/>
          <w:kern w:val="2"/>
          <w:lang w:eastAsia="en-GB"/>
          <w14:ligatures w14:val="standardContextual"/>
        </w:rPr>
      </w:pPr>
      <w:hyperlink w:anchor="_Toc224212531" w:history="1">
        <w:r w:rsidRPr="00195BFA">
          <w:rPr>
            <w:rStyle w:val="Hyperlink"/>
            <w:noProof/>
          </w:rPr>
          <w:t>Project sponsors</w:t>
        </w:r>
        <w:r>
          <w:rPr>
            <w:noProof/>
            <w:webHidden/>
          </w:rPr>
          <w:tab/>
        </w:r>
        <w:r>
          <w:rPr>
            <w:noProof/>
            <w:webHidden/>
          </w:rPr>
          <w:fldChar w:fldCharType="begin"/>
        </w:r>
        <w:r>
          <w:rPr>
            <w:noProof/>
            <w:webHidden/>
          </w:rPr>
          <w:instrText xml:space="preserve"> PAGEREF _Toc224212531 \h </w:instrText>
        </w:r>
        <w:r>
          <w:rPr>
            <w:noProof/>
            <w:webHidden/>
          </w:rPr>
        </w:r>
        <w:r>
          <w:rPr>
            <w:noProof/>
            <w:webHidden/>
          </w:rPr>
          <w:fldChar w:fldCharType="separate"/>
        </w:r>
        <w:r>
          <w:rPr>
            <w:noProof/>
            <w:webHidden/>
          </w:rPr>
          <w:t>20</w:t>
        </w:r>
        <w:r>
          <w:rPr>
            <w:noProof/>
            <w:webHidden/>
          </w:rPr>
          <w:fldChar w:fldCharType="end"/>
        </w:r>
      </w:hyperlink>
    </w:p>
    <w:p w14:paraId="5D23D580" w14:textId="418BFACE" w:rsidR="004374DD" w:rsidRDefault="004374DD">
      <w:pPr>
        <w:pStyle w:val="TOC1"/>
        <w:tabs>
          <w:tab w:val="right" w:leader="dot" w:pos="9016"/>
        </w:tabs>
        <w:rPr>
          <w:noProof/>
          <w:kern w:val="2"/>
          <w:lang w:eastAsia="en-GB"/>
          <w14:ligatures w14:val="standardContextual"/>
        </w:rPr>
      </w:pPr>
      <w:hyperlink w:anchor="_Toc224212532" w:history="1">
        <w:r w:rsidRPr="00195BFA">
          <w:rPr>
            <w:rStyle w:val="Hyperlink"/>
            <w:noProof/>
          </w:rPr>
          <w:t>Task Group</w:t>
        </w:r>
        <w:r>
          <w:rPr>
            <w:noProof/>
            <w:webHidden/>
          </w:rPr>
          <w:tab/>
        </w:r>
        <w:r>
          <w:rPr>
            <w:noProof/>
            <w:webHidden/>
          </w:rPr>
          <w:fldChar w:fldCharType="begin"/>
        </w:r>
        <w:r>
          <w:rPr>
            <w:noProof/>
            <w:webHidden/>
          </w:rPr>
          <w:instrText xml:space="preserve"> PAGEREF _Toc224212532 \h </w:instrText>
        </w:r>
        <w:r>
          <w:rPr>
            <w:noProof/>
            <w:webHidden/>
          </w:rPr>
        </w:r>
        <w:r>
          <w:rPr>
            <w:noProof/>
            <w:webHidden/>
          </w:rPr>
          <w:fldChar w:fldCharType="separate"/>
        </w:r>
        <w:r>
          <w:rPr>
            <w:noProof/>
            <w:webHidden/>
          </w:rPr>
          <w:t>20</w:t>
        </w:r>
        <w:r>
          <w:rPr>
            <w:noProof/>
            <w:webHidden/>
          </w:rPr>
          <w:fldChar w:fldCharType="end"/>
        </w:r>
      </w:hyperlink>
    </w:p>
    <w:p w14:paraId="42C28225" w14:textId="4CB7D62C" w:rsidR="004374DD" w:rsidRDefault="004374DD">
      <w:pPr>
        <w:pStyle w:val="TOC1"/>
        <w:tabs>
          <w:tab w:val="right" w:leader="dot" w:pos="9016"/>
        </w:tabs>
        <w:rPr>
          <w:noProof/>
          <w:kern w:val="2"/>
          <w:lang w:eastAsia="en-GB"/>
          <w14:ligatures w14:val="standardContextual"/>
        </w:rPr>
      </w:pPr>
      <w:hyperlink w:anchor="_Toc224212533" w:history="1">
        <w:r w:rsidRPr="00195BFA">
          <w:rPr>
            <w:rStyle w:val="Hyperlink"/>
            <w:noProof/>
          </w:rPr>
          <w:t>Next steps</w:t>
        </w:r>
        <w:r>
          <w:rPr>
            <w:noProof/>
            <w:webHidden/>
          </w:rPr>
          <w:tab/>
        </w:r>
        <w:r>
          <w:rPr>
            <w:noProof/>
            <w:webHidden/>
          </w:rPr>
          <w:fldChar w:fldCharType="begin"/>
        </w:r>
        <w:r>
          <w:rPr>
            <w:noProof/>
            <w:webHidden/>
          </w:rPr>
          <w:instrText xml:space="preserve"> PAGEREF _Toc224212533 \h </w:instrText>
        </w:r>
        <w:r>
          <w:rPr>
            <w:noProof/>
            <w:webHidden/>
          </w:rPr>
        </w:r>
        <w:r>
          <w:rPr>
            <w:noProof/>
            <w:webHidden/>
          </w:rPr>
          <w:fldChar w:fldCharType="separate"/>
        </w:r>
        <w:r>
          <w:rPr>
            <w:noProof/>
            <w:webHidden/>
          </w:rPr>
          <w:t>20</w:t>
        </w:r>
        <w:r>
          <w:rPr>
            <w:noProof/>
            <w:webHidden/>
          </w:rPr>
          <w:fldChar w:fldCharType="end"/>
        </w:r>
      </w:hyperlink>
    </w:p>
    <w:p w14:paraId="4C5AD753" w14:textId="3B078C79" w:rsidR="00D21A2B" w:rsidRDefault="00D21A2B" w:rsidP="0E58FD6A">
      <w:pPr>
        <w:pStyle w:val="TOC1"/>
        <w:tabs>
          <w:tab w:val="right" w:leader="dot" w:pos="9015"/>
        </w:tabs>
        <w:rPr>
          <w:noProof/>
        </w:rPr>
      </w:pPr>
      <w:r>
        <w:fldChar w:fldCharType="end"/>
      </w:r>
    </w:p>
    <w:p w14:paraId="5D22E306" w14:textId="361D2EB5" w:rsidR="00D21A2B" w:rsidRDefault="00D21A2B">
      <w:pPr>
        <w:rPr>
          <w:b/>
          <w:bCs/>
        </w:rPr>
      </w:pPr>
    </w:p>
    <w:p w14:paraId="2B39D525" w14:textId="77777777" w:rsidR="00514C70" w:rsidRDefault="00514C70">
      <w:pPr>
        <w:rPr>
          <w:b/>
          <w:bCs/>
        </w:rPr>
      </w:pPr>
    </w:p>
    <w:p w14:paraId="4289C589" w14:textId="6A15E195" w:rsidR="0E58FD6A" w:rsidRDefault="0E58FD6A">
      <w:r>
        <w:br w:type="page"/>
      </w:r>
    </w:p>
    <w:p w14:paraId="5D44A29B" w14:textId="54F52F42" w:rsidR="30FBCAD7" w:rsidRPr="004E04A7" w:rsidRDefault="30FBCAD7" w:rsidP="00514C70">
      <w:pPr>
        <w:pStyle w:val="Heading1"/>
      </w:pPr>
      <w:bookmarkStart w:id="0" w:name="_Toc224212509"/>
      <w:r>
        <w:lastRenderedPageBreak/>
        <w:t>Background</w:t>
      </w:r>
      <w:bookmarkEnd w:id="0"/>
    </w:p>
    <w:p w14:paraId="327C63DB" w14:textId="67F22F00" w:rsidR="30FBCAD7" w:rsidRDefault="30FBCAD7" w:rsidP="791F10AC">
      <w:r>
        <w:t xml:space="preserve">The review is being coordinated by the </w:t>
      </w:r>
      <w:r w:rsidR="00EA0C64">
        <w:t>Bristol City Council (BCC)</w:t>
      </w:r>
      <w:r w:rsidR="004377B7">
        <w:t xml:space="preserve"> </w:t>
      </w:r>
      <w:r>
        <w:t xml:space="preserve">Climate Change Team in collaboration with multiple areas of the council and partners. The </w:t>
      </w:r>
      <w:r w:rsidR="004377B7">
        <w:t>review</w:t>
      </w:r>
      <w:r>
        <w:t xml:space="preserve"> project was supported </w:t>
      </w:r>
      <w:r w:rsidR="006B3D1D">
        <w:t xml:space="preserve">and resource agreed </w:t>
      </w:r>
      <w:r>
        <w:t xml:space="preserve">at </w:t>
      </w:r>
      <w:r w:rsidR="3D8A6FC0">
        <w:t xml:space="preserve">the </w:t>
      </w:r>
      <w:r>
        <w:t>November 2025 HSLT me</w:t>
      </w:r>
      <w:r w:rsidR="22874E04">
        <w:t>eting to proceed with a two</w:t>
      </w:r>
      <w:r w:rsidR="724BB3FE">
        <w:t>-</w:t>
      </w:r>
      <w:r w:rsidR="22874E04">
        <w:t>part approach to delivering the work.</w:t>
      </w:r>
    </w:p>
    <w:p w14:paraId="1076EB12" w14:textId="44278F0C" w:rsidR="22874E04" w:rsidRDefault="22874E04" w:rsidP="0065134A">
      <w:pPr>
        <w:pStyle w:val="ListParagraph"/>
        <w:numPr>
          <w:ilvl w:val="0"/>
          <w:numId w:val="1"/>
        </w:numPr>
      </w:pPr>
      <w:r>
        <w:t>Creation of a project plan covering scope of work, timescales etc</w:t>
      </w:r>
    </w:p>
    <w:p w14:paraId="0B096A23" w14:textId="0C9225DD" w:rsidR="791F10AC" w:rsidRDefault="22874E04" w:rsidP="0065134A">
      <w:pPr>
        <w:pStyle w:val="ListParagraph"/>
        <w:numPr>
          <w:ilvl w:val="0"/>
          <w:numId w:val="1"/>
        </w:numPr>
      </w:pPr>
      <w:r>
        <w:t xml:space="preserve">Delivery of strategic review with associated action plans and recommendations </w:t>
      </w:r>
    </w:p>
    <w:p w14:paraId="43C307A0" w14:textId="75B0DCDB" w:rsidR="00B720C3" w:rsidRPr="007939CD" w:rsidRDefault="00EA0C64">
      <w:pPr>
        <w:rPr>
          <w:rPrChange w:id="1" w:author="Unknown" w16du:dateUtc="2026-03-19T16:54:00Z">
            <w:rPr>
              <w:b/>
              <w:bCs/>
            </w:rPr>
          </w:rPrChange>
        </w:rPr>
      </w:pPr>
      <w:r>
        <w:t xml:space="preserve">This document outlines </w:t>
      </w:r>
      <w:r w:rsidR="00400423">
        <w:t>what should be included in the project plan by considering which aspects of our work are most essential to review.</w:t>
      </w:r>
      <w:r w:rsidR="00880487">
        <w:t xml:space="preserve"> A full project plan would be required at the project initiation</w:t>
      </w:r>
      <w:r w:rsidR="00A150FE">
        <w:t xml:space="preserve"> stage</w:t>
      </w:r>
      <w:r w:rsidR="00880487">
        <w:t xml:space="preserve"> based on feedback from key </w:t>
      </w:r>
      <w:commentRangeStart w:id="2"/>
      <w:r w:rsidR="00880487">
        <w:t>stakeholders</w:t>
      </w:r>
      <w:commentRangeEnd w:id="2"/>
      <w:r>
        <w:rPr>
          <w:rStyle w:val="CommentReference"/>
          <w:sz w:val="24"/>
          <w:szCs w:val="24"/>
        </w:rPr>
        <w:commentReference w:id="2"/>
      </w:r>
      <w:r w:rsidR="00880487">
        <w:t xml:space="preserve">. </w:t>
      </w:r>
    </w:p>
    <w:p w14:paraId="2A5534F6" w14:textId="7780D23D" w:rsidR="732C89A9" w:rsidRDefault="732C89A9" w:rsidP="3E1A7CAC">
      <w:pPr>
        <w:rPr>
          <w:b/>
          <w:bCs/>
          <w:rPrChange w:id="3" w:author="Unknown" w16du:dateUtc="2026-03-19T16:54:00Z">
            <w:rPr/>
          </w:rPrChange>
        </w:rPr>
      </w:pPr>
      <w:r>
        <w:t xml:space="preserve">The review was identified as essential given the findings from audits of heat pumps installations highlighting that more work is required to ensure better outcomes from these. </w:t>
      </w:r>
    </w:p>
    <w:p w14:paraId="46F6E642" w14:textId="08FBCD3B" w:rsidR="00A4035D" w:rsidRDefault="00A4035D" w:rsidP="00514C70">
      <w:pPr>
        <w:pStyle w:val="Heading1"/>
      </w:pPr>
      <w:bookmarkStart w:id="4" w:name="_Toc224212510"/>
      <w:r>
        <w:t>Compl</w:t>
      </w:r>
      <w:r w:rsidR="6F44F103">
        <w:t>e</w:t>
      </w:r>
      <w:r>
        <w:t>mentary projects</w:t>
      </w:r>
      <w:bookmarkEnd w:id="4"/>
      <w:r>
        <w:t xml:space="preserve"> </w:t>
      </w:r>
    </w:p>
    <w:p w14:paraId="164A784C" w14:textId="6B44C492" w:rsidR="00A4035D" w:rsidRDefault="00A4035D">
      <w:r>
        <w:t xml:space="preserve">It is worth noting that there are several projects around heat pumps currently ongoing that will directly support the delivery of the strategic review. </w:t>
      </w:r>
    </w:p>
    <w:p w14:paraId="4243BEE2" w14:textId="3E1C06B5" w:rsidR="00573A30" w:rsidRDefault="00573A30">
      <w:pPr>
        <w:rPr>
          <w:i/>
          <w:iCs/>
        </w:rPr>
      </w:pPr>
      <w:r>
        <w:rPr>
          <w:i/>
          <w:iCs/>
        </w:rPr>
        <w:t>Nesta Heat Pump Audits/ Fixes</w:t>
      </w:r>
    </w:p>
    <w:p w14:paraId="5455F7AD" w14:textId="0BFC3919" w:rsidR="00573A30" w:rsidRDefault="00D719F8" w:rsidP="0065134A">
      <w:pPr>
        <w:pStyle w:val="ListParagraph"/>
        <w:numPr>
          <w:ilvl w:val="0"/>
          <w:numId w:val="4"/>
        </w:numPr>
      </w:pPr>
      <w:r>
        <w:t>Auditing more social housing heat pump installs</w:t>
      </w:r>
      <w:r w:rsidR="00DB4234">
        <w:t xml:space="preserve"> (39 complete to date)</w:t>
      </w:r>
    </w:p>
    <w:p w14:paraId="67A99328" w14:textId="01CDC4F9" w:rsidR="00D719F8" w:rsidRDefault="00D719F8" w:rsidP="0065134A">
      <w:pPr>
        <w:pStyle w:val="ListParagraph"/>
        <w:numPr>
          <w:ilvl w:val="0"/>
          <w:numId w:val="4"/>
        </w:numPr>
      </w:pPr>
      <w:r>
        <w:t>Learning and recording process</w:t>
      </w:r>
    </w:p>
    <w:p w14:paraId="775031AC" w14:textId="6AA3A40D" w:rsidR="00D719F8" w:rsidRPr="00573A30" w:rsidRDefault="00D719F8" w:rsidP="0065134A">
      <w:pPr>
        <w:pStyle w:val="ListParagraph"/>
        <w:numPr>
          <w:ilvl w:val="0"/>
          <w:numId w:val="4"/>
        </w:numPr>
      </w:pPr>
      <w:r>
        <w:t xml:space="preserve">Undertaking fixes </w:t>
      </w:r>
      <w:r w:rsidR="00B74A2B">
        <w:t xml:space="preserve">to understand costs and impacts </w:t>
      </w:r>
    </w:p>
    <w:p w14:paraId="5DF95BEC" w14:textId="263B0BE3" w:rsidR="00A4035D" w:rsidRDefault="00A4035D">
      <w:r w:rsidRPr="00573A30">
        <w:rPr>
          <w:i/>
          <w:iCs/>
        </w:rPr>
        <w:t>Optiheat Phase 3</w:t>
      </w:r>
      <w:r w:rsidR="008079CA">
        <w:t xml:space="preserve"> (Partners: University of Bristol, </w:t>
      </w:r>
      <w:r w:rsidR="00E528E8">
        <w:t>Vaillant, Havenwise, Carbon Trust)</w:t>
      </w:r>
    </w:p>
    <w:p w14:paraId="3D0470F4" w14:textId="4F3D49D2" w:rsidR="00A4035D" w:rsidRDefault="008079CA" w:rsidP="0065134A">
      <w:pPr>
        <w:pStyle w:val="ListParagraph"/>
        <w:numPr>
          <w:ilvl w:val="0"/>
          <w:numId w:val="3"/>
        </w:numPr>
      </w:pPr>
      <w:r>
        <w:t>Trialling and setting up methodology for remote monitoring and support for heat pumps</w:t>
      </w:r>
    </w:p>
    <w:p w14:paraId="7ECA7715" w14:textId="28A845E0" w:rsidR="008079CA" w:rsidRDefault="008079CA" w:rsidP="0065134A">
      <w:pPr>
        <w:pStyle w:val="ListParagraph"/>
        <w:numPr>
          <w:ilvl w:val="0"/>
          <w:numId w:val="3"/>
        </w:numPr>
      </w:pPr>
      <w:r>
        <w:t xml:space="preserve">Updating resources and materials for heat pump delivery including specification </w:t>
      </w:r>
    </w:p>
    <w:p w14:paraId="007300B3" w14:textId="563DBE77" w:rsidR="008079CA" w:rsidRDefault="008079CA" w:rsidP="0065134A">
      <w:pPr>
        <w:pStyle w:val="ListParagraph"/>
        <w:numPr>
          <w:ilvl w:val="0"/>
          <w:numId w:val="3"/>
        </w:numPr>
      </w:pPr>
      <w:r>
        <w:t xml:space="preserve">Sharing learning with other social housing providers nationally </w:t>
      </w:r>
    </w:p>
    <w:p w14:paraId="11FD790F" w14:textId="02E0BF58" w:rsidR="008079CA" w:rsidRDefault="008079CA" w:rsidP="008079CA">
      <w:r w:rsidRPr="00573A30">
        <w:rPr>
          <w:i/>
          <w:iCs/>
        </w:rPr>
        <w:t>Heat Pump Learning Project</w:t>
      </w:r>
      <w:r w:rsidR="00E528E8">
        <w:t xml:space="preserve"> (Partners: Green Register</w:t>
      </w:r>
      <w:r w:rsidR="00372C01">
        <w:t>, Warmur Training Academy</w:t>
      </w:r>
      <w:r w:rsidR="00E528E8">
        <w:t>)</w:t>
      </w:r>
    </w:p>
    <w:p w14:paraId="0C04FC08" w14:textId="0677DA80" w:rsidR="008079CA" w:rsidRDefault="008079CA" w:rsidP="0065134A">
      <w:pPr>
        <w:pStyle w:val="ListParagraph"/>
        <w:numPr>
          <w:ilvl w:val="0"/>
          <w:numId w:val="3"/>
        </w:numPr>
      </w:pPr>
      <w:r>
        <w:t>Designing and delivering a non</w:t>
      </w:r>
      <w:r w:rsidR="0EAD2C2B">
        <w:t>-</w:t>
      </w:r>
      <w:r>
        <w:t xml:space="preserve">technical heat pump </w:t>
      </w:r>
      <w:r w:rsidR="00313420">
        <w:t>learning programme (delivered autumn 2025)</w:t>
      </w:r>
    </w:p>
    <w:p w14:paraId="4552B9E0" w14:textId="0B4D81FB" w:rsidR="001B271D" w:rsidRDefault="001B271D" w:rsidP="0065134A">
      <w:pPr>
        <w:pStyle w:val="ListParagraph"/>
        <w:numPr>
          <w:ilvl w:val="0"/>
          <w:numId w:val="3"/>
        </w:numPr>
      </w:pPr>
      <w:r>
        <w:t xml:space="preserve">Technical training for BCC heating engineers and delivery partners </w:t>
      </w:r>
    </w:p>
    <w:p w14:paraId="04485ABF" w14:textId="294DBC3C" w:rsidR="00313420" w:rsidRDefault="00313420" w:rsidP="0065134A">
      <w:pPr>
        <w:pStyle w:val="ListParagraph"/>
        <w:numPr>
          <w:ilvl w:val="0"/>
          <w:numId w:val="3"/>
        </w:numPr>
      </w:pPr>
      <w:r>
        <w:t>Shaping next phase of training</w:t>
      </w:r>
      <w:r w:rsidR="00573A30">
        <w:t xml:space="preserve"> and potential to roll out further </w:t>
      </w:r>
    </w:p>
    <w:p w14:paraId="2C4435FF" w14:textId="354274B5" w:rsidR="5880468F" w:rsidRDefault="5880468F" w:rsidP="0E58FD6A">
      <w:pPr>
        <w:pStyle w:val="ListParagraph"/>
        <w:numPr>
          <w:ilvl w:val="0"/>
          <w:numId w:val="3"/>
        </w:numPr>
      </w:pPr>
      <w:r>
        <w:t>Investigating potential for ‘start at home’ training/ free heat pump for staff with Nesta</w:t>
      </w:r>
    </w:p>
    <w:p w14:paraId="1A475C59" w14:textId="77777777" w:rsidR="001E3967" w:rsidRDefault="001E3967" w:rsidP="001E3967">
      <w:pPr>
        <w:rPr>
          <w:i/>
          <w:iCs/>
        </w:rPr>
      </w:pPr>
      <w:r w:rsidRPr="001E3967">
        <w:rPr>
          <w:i/>
          <w:iCs/>
        </w:rPr>
        <w:lastRenderedPageBreak/>
        <w:t xml:space="preserve">Collaborating better with local retrofit businesses to support their growth, </w:t>
      </w:r>
      <w:r w:rsidRPr="005F107D">
        <w:rPr>
          <w:i/>
          <w:iCs/>
        </w:rPr>
        <w:t>diversification and access to resources</w:t>
      </w:r>
    </w:p>
    <w:p w14:paraId="6AC25BD2" w14:textId="3CEF1331" w:rsidR="00372C01" w:rsidRPr="005F107D" w:rsidRDefault="005F107D" w:rsidP="0065134A">
      <w:pPr>
        <w:pStyle w:val="ListParagraph"/>
        <w:numPr>
          <w:ilvl w:val="0"/>
          <w:numId w:val="3"/>
        </w:numPr>
        <w:rPr>
          <w:i/>
          <w:iCs/>
        </w:rPr>
      </w:pPr>
      <w:r w:rsidRPr="005F107D">
        <w:rPr>
          <w:i/>
          <w:iCs/>
        </w:rPr>
        <w:t xml:space="preserve">Understanding how to better support local businesses including those in the heat pump space better engage with tender opportunities </w:t>
      </w:r>
      <w:r w:rsidR="00372C01" w:rsidRPr="005F107D">
        <w:rPr>
          <w:i/>
          <w:iCs/>
          <w:highlight w:val="yellow"/>
        </w:rPr>
        <w:br w:type="page"/>
      </w:r>
    </w:p>
    <w:p w14:paraId="1FF9D132" w14:textId="77777777" w:rsidR="001B270D" w:rsidRDefault="001B270D">
      <w:pPr>
        <w:rPr>
          <w:b/>
          <w:bCs/>
        </w:rPr>
        <w:sectPr w:rsidR="001B270D">
          <w:footerReference w:type="even" r:id="rId16"/>
          <w:footerReference w:type="default" r:id="rId17"/>
          <w:footerReference w:type="first" r:id="rId18"/>
          <w:pgSz w:w="11906" w:h="16838"/>
          <w:pgMar w:top="1440" w:right="1440" w:bottom="1440" w:left="1440" w:header="720" w:footer="720" w:gutter="0"/>
          <w:cols w:space="720"/>
          <w:docGrid w:linePitch="360"/>
        </w:sectPr>
      </w:pPr>
    </w:p>
    <w:p w14:paraId="239786BE" w14:textId="12982CD4" w:rsidR="008A4B62" w:rsidRDefault="008A4B62" w:rsidP="00514C70">
      <w:pPr>
        <w:pStyle w:val="Heading1"/>
      </w:pPr>
      <w:bookmarkStart w:id="5" w:name="_Toc224212511"/>
      <w:r>
        <w:lastRenderedPageBreak/>
        <w:t>Approach to review</w:t>
      </w:r>
      <w:bookmarkEnd w:id="5"/>
    </w:p>
    <w:p w14:paraId="1D2FA308" w14:textId="71AD373D" w:rsidR="00646BC2" w:rsidRDefault="00D17B9E">
      <w:r>
        <w:t xml:space="preserve">To achieve the greatest impact the review will need to follow stages from definition through to deployment. </w:t>
      </w:r>
      <w:r w:rsidR="005E5CE1">
        <w:t>It is suggested that there is a prioritisation of the focus areas</w:t>
      </w:r>
      <w:r w:rsidR="00421A3C">
        <w:t>.</w:t>
      </w:r>
      <w:r w:rsidR="005E5CE1">
        <w:t xml:space="preserve"> </w:t>
      </w:r>
      <w:r w:rsidR="00421A3C">
        <w:t>This will be followed by</w:t>
      </w:r>
      <w:r w:rsidR="005E5CE1">
        <w:t xml:space="preserve"> a stage</w:t>
      </w:r>
      <w:r w:rsidR="00421A3C">
        <w:t>d</w:t>
      </w:r>
      <w:r w:rsidR="005E5CE1">
        <w:t xml:space="preserve"> </w:t>
      </w:r>
      <w:r w:rsidR="00421A3C">
        <w:t>review process</w:t>
      </w:r>
      <w:r w:rsidR="005E5CE1">
        <w:t xml:space="preserve">. </w:t>
      </w:r>
      <w:r w:rsidR="00726EAD">
        <w:t xml:space="preserve">This </w:t>
      </w:r>
      <w:r w:rsidR="008848A0">
        <w:t xml:space="preserve">document represents the definition phase. </w:t>
      </w:r>
    </w:p>
    <w:p w14:paraId="359F0105" w14:textId="2EFD7AA0" w:rsidR="00646BC2" w:rsidRPr="00646BC2" w:rsidRDefault="00646BC2" w:rsidP="00514C70">
      <w:pPr>
        <w:pStyle w:val="Heading2"/>
      </w:pPr>
      <w:bookmarkStart w:id="6" w:name="_Toc224212512"/>
      <w:r>
        <w:t>Stages of each cycle review:</w:t>
      </w:r>
      <w:bookmarkEnd w:id="6"/>
    </w:p>
    <w:p w14:paraId="2FB61535" w14:textId="2A39F1FD" w:rsidR="00707C6D" w:rsidRDefault="001B0638">
      <w:pPr>
        <w:rPr>
          <w:b/>
          <w:bCs/>
        </w:rPr>
      </w:pPr>
      <w:r>
        <w:rPr>
          <w:b/>
          <w:bCs/>
          <w:noProof/>
        </w:rPr>
        <mc:AlternateContent>
          <mc:Choice Requires="wpg">
            <w:drawing>
              <wp:anchor distT="0" distB="0" distL="114300" distR="114300" simplePos="0" relativeHeight="251658241" behindDoc="0" locked="0" layoutInCell="1" allowOverlap="1" wp14:anchorId="0EAA0F82" wp14:editId="3704B918">
                <wp:simplePos x="0" y="0"/>
                <wp:positionH relativeFrom="column">
                  <wp:posOffset>-152400</wp:posOffset>
                </wp:positionH>
                <wp:positionV relativeFrom="paragraph">
                  <wp:posOffset>264795</wp:posOffset>
                </wp:positionV>
                <wp:extent cx="7391400" cy="927100"/>
                <wp:effectExtent l="0" t="0" r="0" b="6350"/>
                <wp:wrapSquare wrapText="bothSides"/>
                <wp:docPr id="1427359092" name="Group 12"/>
                <wp:cNvGraphicFramePr/>
                <a:graphic xmlns:a="http://schemas.openxmlformats.org/drawingml/2006/main">
                  <a:graphicData uri="http://schemas.microsoft.com/office/word/2010/wordprocessingGroup">
                    <wpg:wgp>
                      <wpg:cNvGrpSpPr/>
                      <wpg:grpSpPr>
                        <a:xfrm>
                          <a:off x="0" y="0"/>
                          <a:ext cx="7391400" cy="927100"/>
                          <a:chOff x="0" y="0"/>
                          <a:chExt cx="6266610" cy="316872"/>
                        </a:xfrm>
                      </wpg:grpSpPr>
                      <wps:wsp>
                        <wps:cNvPr id="16" name="Arrow: Pentagon 15">
                          <a:extLst>
                            <a:ext uri="{FF2B5EF4-FFF2-40B4-BE49-F238E27FC236}">
                              <a16:creationId xmlns:a16="http://schemas.microsoft.com/office/drawing/2014/main" id="{CF578CC3-FA6F-982E-DA98-1A14C3803298}"/>
                            </a:ext>
                          </a:extLst>
                        </wps:cNvPr>
                        <wps:cNvSpPr/>
                        <wps:spPr>
                          <a:xfrm>
                            <a:off x="0" y="0"/>
                            <a:ext cx="1534405" cy="316394"/>
                          </a:xfrm>
                          <a:prstGeom prst="homePlate">
                            <a:avLst/>
                          </a:prstGeom>
                          <a:solidFill>
                            <a:schemeClr val="accent1">
                              <a:lumMod val="60000"/>
                              <a:lumOff val="40000"/>
                            </a:schemeClr>
                          </a:solidFill>
                          <a:ln w="19050" cmpd="sng">
                            <a:noFill/>
                          </a:ln>
                          <a:effectLst/>
                        </wps:spPr>
                        <wps:style>
                          <a:lnRef idx="1">
                            <a:schemeClr val="accent1"/>
                          </a:lnRef>
                          <a:fillRef idx="3">
                            <a:schemeClr val="accent1"/>
                          </a:fillRef>
                          <a:effectRef idx="2">
                            <a:schemeClr val="accent1"/>
                          </a:effectRef>
                          <a:fontRef idx="minor">
                            <a:schemeClr val="lt1"/>
                          </a:fontRef>
                        </wps:style>
                        <wps:txbx>
                          <w:txbxContent>
                            <w:p w14:paraId="5DC90913" w14:textId="77777777" w:rsidR="00707C6D" w:rsidRPr="00514C70" w:rsidRDefault="00707C6D" w:rsidP="00707C6D">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wps:txbx>
                        <wps:bodyPr vert="horz" wrap="square" rtlCol="0" anchor="ctr">
                          <a:noAutofit/>
                        </wps:bodyPr>
                      </wps:wsp>
                      <wps:wsp>
                        <wps:cNvPr id="38" name="Arrow: Chevron 37">
                          <a:extLst>
                            <a:ext uri="{FF2B5EF4-FFF2-40B4-BE49-F238E27FC236}">
                              <a16:creationId xmlns:a16="http://schemas.microsoft.com/office/drawing/2014/main" id="{D67DD62E-7DF4-E412-09F0-953A67464771}"/>
                            </a:ext>
                          </a:extLst>
                        </wps:cNvPr>
                        <wps:cNvSpPr/>
                        <wps:spPr>
                          <a:xfrm>
                            <a:off x="1345921" y="9054"/>
                            <a:ext cx="1798152"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093EEBC7" w14:textId="77777777" w:rsidR="00707C6D" w:rsidRPr="00325848" w:rsidRDefault="00707C6D" w:rsidP="00707C6D">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wps:txbx>
                        <wps:bodyPr vert="horz" wrap="square" rtlCol="0" anchor="ctr">
                          <a:noAutofit/>
                        </wps:bodyPr>
                      </wps:wsp>
                      <wps:wsp>
                        <wps:cNvPr id="36" name="Arrow: Chevron 35">
                          <a:extLst>
                            <a:ext uri="{FF2B5EF4-FFF2-40B4-BE49-F238E27FC236}">
                              <a16:creationId xmlns:a16="http://schemas.microsoft.com/office/drawing/2014/main" id="{8C12A8B5-59AB-0C3D-3C12-3E66BFA23A82}"/>
                            </a:ext>
                          </a:extLst>
                        </wps:cNvPr>
                        <wps:cNvSpPr/>
                        <wps:spPr>
                          <a:xfrm>
                            <a:off x="2963613"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5476C8C8" w14:textId="77777777" w:rsidR="00707C6D" w:rsidRPr="00514C70" w:rsidRDefault="00707C6D" w:rsidP="00707C6D">
                              <w:pPr>
                                <w:jc w:val="center"/>
                                <w:textAlignment w:val="baseline"/>
                                <w:rPr>
                                  <w:rFonts w:ascii="Arial" w:hAnsi="Arial"/>
                                  <w:color w:val="FFFFFF"/>
                                  <w:kern w:val="24"/>
                                  <w:sz w:val="28"/>
                                  <w:szCs w:val="28"/>
                                </w:rPr>
                              </w:pPr>
                              <w:r w:rsidRPr="00514C70">
                                <w:rPr>
                                  <w:rFonts w:ascii="Arial" w:hAnsi="Arial"/>
                                  <w:color w:val="FFFFFF"/>
                                  <w:kern w:val="24"/>
                                  <w:sz w:val="28"/>
                                  <w:szCs w:val="28"/>
                                </w:rPr>
                                <w:t>4. Design</w:t>
                              </w:r>
                            </w:p>
                          </w:txbxContent>
                        </wps:txbx>
                        <wps:bodyPr vert="horz" wrap="square" rtlCol="0" anchor="ctr">
                          <a:noAutofit/>
                        </wps:bodyPr>
                      </wps:wsp>
                      <wps:wsp>
                        <wps:cNvPr id="37" name="Arrow: Chevron 36">
                          <a:extLst>
                            <a:ext uri="{FF2B5EF4-FFF2-40B4-BE49-F238E27FC236}">
                              <a16:creationId xmlns:a16="http://schemas.microsoft.com/office/drawing/2014/main" id="{FE36C0A7-6738-81B8-13C9-1B74E16CB74B}"/>
                            </a:ext>
                          </a:extLst>
                        </wps:cNvPr>
                        <wps:cNvSpPr/>
                        <wps:spPr>
                          <a:xfrm>
                            <a:off x="4582666"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6C017878" w14:textId="32147523" w:rsidR="00707C6D" w:rsidRPr="00514C70" w:rsidRDefault="005E5CE1" w:rsidP="00707C6D">
                              <w:pPr>
                                <w:jc w:val="center"/>
                                <w:textAlignment w:val="baseline"/>
                                <w:rPr>
                                  <w:rFonts w:ascii="Arial" w:hAnsi="Arial"/>
                                  <w:color w:val="FFFFFF"/>
                                  <w:kern w:val="24"/>
                                  <w:sz w:val="28"/>
                                  <w:szCs w:val="28"/>
                                </w:rPr>
                              </w:pPr>
                              <w:r w:rsidRPr="00514C70">
                                <w:rPr>
                                  <w:rFonts w:ascii="Arial" w:hAnsi="Arial"/>
                                  <w:color w:val="FFFFFF"/>
                                  <w:kern w:val="24"/>
                                  <w:sz w:val="28"/>
                                  <w:szCs w:val="28"/>
                                </w:rPr>
                                <w:t>5</w:t>
                              </w:r>
                              <w:r w:rsidR="00707C6D" w:rsidRPr="00514C70">
                                <w:rPr>
                                  <w:rFonts w:ascii="Arial" w:hAnsi="Arial"/>
                                  <w:color w:val="FFFFFF"/>
                                  <w:kern w:val="24"/>
                                  <w:sz w:val="28"/>
                                  <w:szCs w:val="28"/>
                                </w:rPr>
                                <w:t>. Deploy</w:t>
                              </w:r>
                            </w:p>
                          </w:txbxContent>
                        </wps:txbx>
                        <wps:bodyPr vert="horz" wrap="square" rtlCol="0" anchor="ctr">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xmlns:arto="http://schemas.microsoft.com/office/word/2006/arto" xmlns="">
            <w:pict>
              <v:group id="Group 12" style="position:absolute;margin-left:-12pt;margin-top:20.85pt;width:582pt;height:73pt;z-index:251658241;mso-width-relative:margin;mso-height-relative:margin" coordsize="62666,3168" o:spid="_x0000_s1026" w14:anchorId="0EAA0F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5" style="position:absolute;width:15344;height:3163;visibility:visible;mso-wrap-style:square;v-text-anchor:middle" o:spid="_x0000_s1027" fillcolor="#90a1cf [1940]" stroked="f" strokeweight="1.5pt" type="#_x0000_t15" adj="1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">
                  <v:textbox>
                    <w:txbxContent>
                      <w:p w:rsidRPr="00514C70" w:rsidR="00707C6D" w:rsidP="00707C6D" w:rsidRDefault="00707C6D" w14:paraId="5DC90913" w14:textId="77777777">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v:textbox>
                </v:shape>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Arrow: Chevron 37" style="position:absolute;left:13459;top:90;width:17981;height:3078;visibility:visible;mso-wrap-style:square;v-text-anchor:middle" o:spid="_x0000_s1028" fillcolor="#90a1cf [1940]" stroked="f" type="#_x0000_t55" adj="19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">
                  <v:textbox>
                    <w:txbxContent>
                      <w:p w:rsidRPr="00325848" w:rsidR="00707C6D" w:rsidP="00707C6D" w:rsidRDefault="00707C6D" w14:paraId="093EEBC7" w14:textId="77777777">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v:textbox>
                </v:shape>
                <v:shape id="Arrow: Chevron 35" style="position:absolute;left:29636;top:90;width:16839;height:3078;visibility:visible;mso-wrap-style:square;v-text-anchor:middle" o:spid="_x0000_s1029" fillcolor="#90a1cf [1940]" stroked="f" type="#_x0000_t55" adj="1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">
                  <v:textbox>
                    <w:txbxContent>
                      <w:p w:rsidRPr="00514C70" w:rsidR="00707C6D" w:rsidP="00707C6D" w:rsidRDefault="00707C6D" w14:paraId="5476C8C8" w14:textId="77777777">
                        <w:pPr>
                          <w:jc w:val="center"/>
                          <w:textAlignment w:val="baseline"/>
                          <w:rPr>
                            <w:rFonts w:ascii="Arial" w:hAnsi="Arial"/>
                            <w:color w:val="FFFFFF"/>
                            <w:kern w:val="24"/>
                            <w:sz w:val="28"/>
                            <w:szCs w:val="28"/>
                          </w:rPr>
                        </w:pPr>
                        <w:r w:rsidRPr="00514C70">
                          <w:rPr>
                            <w:rFonts w:ascii="Arial" w:hAnsi="Arial"/>
                            <w:color w:val="FFFFFF"/>
                            <w:kern w:val="24"/>
                            <w:sz w:val="28"/>
                            <w:szCs w:val="28"/>
                          </w:rPr>
                          <w:t>4. Design</w:t>
                        </w:r>
                      </w:p>
                    </w:txbxContent>
                  </v:textbox>
                </v:shape>
                <v:shape id="Arrow: Chevron 36" style="position:absolute;left:45826;top:90;width:16840;height:3078;visibility:visible;mso-wrap-style:square;v-text-anchor:middle" o:spid="_x0000_s1030" fillcolor="#90a1cf [1940]" stroked="f" type="#_x0000_t55" adj="1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">
                  <v:textbox>
                    <w:txbxContent>
                      <w:p w:rsidRPr="00514C70" w:rsidR="00707C6D" w:rsidP="00707C6D" w:rsidRDefault="005E5CE1" w14:paraId="6C017878" w14:textId="32147523">
                        <w:pPr>
                          <w:jc w:val="center"/>
                          <w:textAlignment w:val="baseline"/>
                          <w:rPr>
                            <w:rFonts w:ascii="Arial" w:hAnsi="Arial"/>
                            <w:color w:val="FFFFFF"/>
                            <w:kern w:val="24"/>
                            <w:sz w:val="28"/>
                            <w:szCs w:val="28"/>
                          </w:rPr>
                        </w:pPr>
                        <w:r w:rsidRPr="00514C70">
                          <w:rPr>
                            <w:rFonts w:ascii="Arial" w:hAnsi="Arial"/>
                            <w:color w:val="FFFFFF"/>
                            <w:kern w:val="24"/>
                            <w:sz w:val="28"/>
                            <w:szCs w:val="28"/>
                          </w:rPr>
                          <w:t>5</w:t>
                        </w:r>
                        <w:r w:rsidRPr="00514C70" w:rsidR="00707C6D">
                          <w:rPr>
                            <w:rFonts w:ascii="Arial" w:hAnsi="Arial"/>
                            <w:color w:val="FFFFFF"/>
                            <w:kern w:val="24"/>
                            <w:sz w:val="28"/>
                            <w:szCs w:val="28"/>
                          </w:rPr>
                          <w:t>. Deploy</w:t>
                        </w:r>
                      </w:p>
                    </w:txbxContent>
                  </v:textbox>
                </v:shape>
                <w10:wrap type="square"/>
              </v:group>
            </w:pict>
          </mc:Fallback>
        </mc:AlternateContent>
      </w:r>
    </w:p>
    <w:p w14:paraId="6280DB43" w14:textId="12B9649D" w:rsidR="002F68EA" w:rsidRDefault="002F68EA" w:rsidP="0E58FD6A">
      <w:pPr>
        <w:rPr>
          <w:b/>
          <w:bCs/>
        </w:rPr>
      </w:pPr>
    </w:p>
    <w:p w14:paraId="3A32D403" w14:textId="5188085D" w:rsidR="00FF1D8D" w:rsidRDefault="00FF1D8D" w:rsidP="003C418E">
      <w:r w:rsidRPr="003C418E">
        <w:rPr>
          <w:b/>
          <w:bCs/>
        </w:rPr>
        <w:t>Discove</w:t>
      </w:r>
      <w:r w:rsidR="003C418E" w:rsidRPr="003C418E">
        <w:rPr>
          <w:b/>
          <w:bCs/>
        </w:rPr>
        <w:t xml:space="preserve">r: </w:t>
      </w:r>
      <w:r w:rsidR="003C418E" w:rsidRPr="006F0589">
        <w:t>Gathering data and defining what the future needs to look like</w:t>
      </w:r>
    </w:p>
    <w:p w14:paraId="58800C61" w14:textId="445A45BC" w:rsidR="006F0589" w:rsidRDefault="006F0589" w:rsidP="003C418E">
      <w:r w:rsidRPr="008B5660">
        <w:rPr>
          <w:b/>
          <w:bCs/>
        </w:rPr>
        <w:t>Design:</w:t>
      </w:r>
      <w:r>
        <w:t xml:space="preserve"> </w:t>
      </w:r>
      <w:r w:rsidRPr="006F0589">
        <w:t>Designing the change strategy by assessing the impact</w:t>
      </w:r>
    </w:p>
    <w:p w14:paraId="10A0251E" w14:textId="60903142" w:rsidR="008B5660" w:rsidRPr="008B5660" w:rsidRDefault="008B5660" w:rsidP="003C418E">
      <w:r>
        <w:rPr>
          <w:b/>
          <w:bCs/>
        </w:rPr>
        <w:t xml:space="preserve">Deploy: </w:t>
      </w:r>
      <w:r>
        <w:t>Engaging stakeholders to test and deploy solutions for BAU</w:t>
      </w:r>
    </w:p>
    <w:p w14:paraId="69510DF7" w14:textId="6A9957E2" w:rsidR="003B55CE" w:rsidRDefault="003B55CE">
      <w:r>
        <w:br w:type="page"/>
      </w:r>
    </w:p>
    <w:p w14:paraId="24CF0E08" w14:textId="1298D926" w:rsidR="00803427" w:rsidRDefault="00646BC2" w:rsidP="00325848">
      <w:pPr>
        <w:pStyle w:val="Heading2"/>
      </w:pPr>
      <w:bookmarkStart w:id="7" w:name="_Toc224212513"/>
      <w:r>
        <w:lastRenderedPageBreak/>
        <w:t>Focus areas for cycles:</w:t>
      </w:r>
      <w:bookmarkEnd w:id="7"/>
    </w:p>
    <w:p w14:paraId="6D09D232" w14:textId="128E8F57" w:rsidR="00DB76A0" w:rsidRPr="00DB76A0" w:rsidRDefault="1E60C551" w:rsidP="3E1A7CAC">
      <w:pPr>
        <w:rPr>
          <w:rFonts w:ascii="Aptos" w:eastAsia="MS Mincho" w:hAnsi="Aptos" w:cs="Arial"/>
        </w:rPr>
      </w:pPr>
      <w:r w:rsidRPr="3E1A7CAC">
        <w:rPr>
          <w:rFonts w:ascii="Aptos" w:eastAsia="MS Mincho" w:hAnsi="Aptos" w:cs="Arial"/>
        </w:rPr>
        <w:t>To keep the review  achievable, it is recommended that once the priority areas are chosen, each one is looked at separately while still keeping in mind how they connect to each other.</w:t>
      </w:r>
    </w:p>
    <w:p w14:paraId="7BA03C5E" w14:textId="1D537A23" w:rsidR="00DB76A0" w:rsidRPr="00DB76A0" w:rsidRDefault="00DB76A0">
      <w:commentRangeStart w:id="8"/>
      <w:r>
        <w:t xml:space="preserve"> </w:t>
      </w:r>
      <w:commentRangeEnd w:id="8"/>
      <w:r>
        <w:rPr>
          <w:rStyle w:val="CommentReference"/>
          <w:sz w:val="24"/>
          <w:szCs w:val="24"/>
        </w:rPr>
        <w:commentReference w:id="8"/>
      </w:r>
      <w:r>
        <w:t xml:space="preserve">This could operate on 6 week sprint cycles or a timescale proportionate to the scale of the review area. Critical to this approach would be to identify and implement quick wins to deploy immediately alongside medium and longer term recommended actions. </w:t>
      </w:r>
    </w:p>
    <w:p w14:paraId="35C0E6F0" w14:textId="09D9DC3C" w:rsidR="00803427" w:rsidRDefault="00F15FEA">
      <w:r w:rsidRPr="00646BC2">
        <w:rPr>
          <w:b/>
          <w:bCs/>
          <w:noProof/>
        </w:rPr>
        <mc:AlternateContent>
          <mc:Choice Requires="wps">
            <w:drawing>
              <wp:anchor distT="45720" distB="45720" distL="114300" distR="114300" simplePos="0" relativeHeight="251658243" behindDoc="0" locked="0" layoutInCell="1" allowOverlap="1" wp14:anchorId="45DA78D5" wp14:editId="04C053BD">
                <wp:simplePos x="0" y="0"/>
                <wp:positionH relativeFrom="margin">
                  <wp:posOffset>3096260</wp:posOffset>
                </wp:positionH>
                <wp:positionV relativeFrom="paragraph">
                  <wp:posOffset>6985</wp:posOffset>
                </wp:positionV>
                <wp:extent cx="2122805" cy="560705"/>
                <wp:effectExtent l="0" t="0" r="0" b="0"/>
                <wp:wrapSquare wrapText="bothSides"/>
                <wp:docPr id="6217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805" cy="560705"/>
                        </a:xfrm>
                        <a:prstGeom prst="rect">
                          <a:avLst/>
                        </a:prstGeom>
                        <a:solidFill>
                          <a:schemeClr val="tx2">
                            <a:lumMod val="10000"/>
                            <a:lumOff val="90000"/>
                          </a:schemeClr>
                        </a:solidFill>
                        <a:ln w="9525">
                          <a:noFill/>
                          <a:miter lim="800000"/>
                          <a:headEnd/>
                          <a:tailEnd/>
                        </a:ln>
                      </wps:spPr>
                      <wps:txbx>
                        <w:txbxContent>
                          <w:p w14:paraId="3A5D3569" w14:textId="3B85AA9F" w:rsidR="00803427" w:rsidRPr="00F15FEA" w:rsidRDefault="009D1BBE" w:rsidP="00803427">
                            <w:pPr>
                              <w:spacing w:after="0" w:line="240" w:lineRule="auto"/>
                              <w:jc w:val="center"/>
                              <w:rPr>
                                <w:b/>
                                <w:bCs/>
                                <w:sz w:val="28"/>
                                <w:szCs w:val="28"/>
                              </w:rPr>
                            </w:pPr>
                            <w:r w:rsidRPr="00F15FEA">
                              <w:rPr>
                                <w:b/>
                                <w:bCs/>
                                <w:sz w:val="28"/>
                                <w:szCs w:val="28"/>
                              </w:rPr>
                              <w:t>Focus area</w:t>
                            </w:r>
                            <w:r w:rsidR="00803427" w:rsidRPr="00F15FEA">
                              <w:rPr>
                                <w:b/>
                                <w:bCs/>
                                <w:sz w:val="28"/>
                                <w:szCs w:val="28"/>
                              </w:rPr>
                              <w:t xml:space="preserve"> cycles</w:t>
                            </w:r>
                          </w:p>
                          <w:p w14:paraId="6B411646" w14:textId="2CCCF7C2" w:rsidR="00722586" w:rsidRPr="00F15FEA" w:rsidRDefault="00722586" w:rsidP="00803427">
                            <w:pPr>
                              <w:spacing w:after="0" w:line="240" w:lineRule="auto"/>
                              <w:jc w:val="center"/>
                              <w:rPr>
                                <w:b/>
                                <w:bCs/>
                                <w:sz w:val="28"/>
                                <w:szCs w:val="28"/>
                              </w:rPr>
                            </w:pPr>
                            <w:r w:rsidRPr="00F15FEA">
                              <w:rPr>
                                <w:b/>
                                <w:bCs/>
                                <w:sz w:val="28"/>
                                <w:szCs w:val="28"/>
                              </w:rPr>
                              <w:t>(order illustrative only</w:t>
                            </w:r>
                            <w:r w:rsidR="00803427" w:rsidRPr="00F15FEA">
                              <w:rPr>
                                <w:b/>
                                <w:bCs/>
                                <w:sz w:val="28"/>
                                <w:szCs w:val="28"/>
                              </w:rPr>
                              <w:t>)</w:t>
                            </w:r>
                          </w:p>
                          <w:p w14:paraId="77EFA379" w14:textId="3B005C50" w:rsidR="009D1BBE" w:rsidRPr="00F15FEA" w:rsidRDefault="009D1BBE" w:rsidP="009D1BBE">
                            <w:pPr>
                              <w:rPr>
                                <w:b/>
                                <w:bCs/>
                              </w:rPr>
                            </w:pPr>
                          </w:p>
                          <w:p w14:paraId="3F5F41EF" w14:textId="77777777" w:rsidR="009D1BBE" w:rsidRPr="007D6D53" w:rsidRDefault="009D1BBE" w:rsidP="009D1BBE">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xmlns:arto="http://schemas.microsoft.com/office/word/2006/arto" xmlns="">
            <w:pict>
              <v:shapetype id="_x0000_t202" coordsize="21600,21600" o:spt="202" path="m,l,21600r21600,l21600,xe" w14:anchorId="45DA78D5">
                <v:stroke joinstyle="miter"/>
                <v:path gradientshapeok="t" o:connecttype="rect"/>
              </v:shapetype>
              <v:shape id="Text Box 2" style="position:absolute;margin-left:243.8pt;margin-top:.55pt;width:167.15pt;height:44.1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1" fillcolor="#e4e5f3 [35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">
                <v:textbox>
                  <w:txbxContent>
                    <w:p w:rsidRPr="00F15FEA" w:rsidR="00803427" w:rsidP="00803427" w:rsidRDefault="009D1BBE" w14:paraId="3A5D3569" w14:textId="3B85AA9F">
                      <w:pPr>
                        <w:spacing w:after="0" w:line="240" w:lineRule="auto"/>
                        <w:jc w:val="center"/>
                        <w:rPr>
                          <w:b/>
                          <w:bCs/>
                          <w:sz w:val="28"/>
                          <w:szCs w:val="28"/>
                        </w:rPr>
                      </w:pPr>
                      <w:r w:rsidRPr="00F15FEA">
                        <w:rPr>
                          <w:b/>
                          <w:bCs/>
                          <w:sz w:val="28"/>
                          <w:szCs w:val="28"/>
                        </w:rPr>
                        <w:t>Focus area</w:t>
                      </w:r>
                      <w:r w:rsidRPr="00F15FEA" w:rsidR="00803427">
                        <w:rPr>
                          <w:b/>
                          <w:bCs/>
                          <w:sz w:val="28"/>
                          <w:szCs w:val="28"/>
                        </w:rPr>
                        <w:t xml:space="preserve"> cycles</w:t>
                      </w:r>
                    </w:p>
                    <w:p w:rsidRPr="00F15FEA" w:rsidR="00722586" w:rsidP="00803427" w:rsidRDefault="00722586" w14:paraId="6B411646" w14:textId="2CCCF7C2">
                      <w:pPr>
                        <w:spacing w:after="0" w:line="240" w:lineRule="auto"/>
                        <w:jc w:val="center"/>
                        <w:rPr>
                          <w:b/>
                          <w:bCs/>
                          <w:sz w:val="28"/>
                          <w:szCs w:val="28"/>
                        </w:rPr>
                      </w:pPr>
                      <w:r w:rsidRPr="00F15FEA">
                        <w:rPr>
                          <w:b/>
                          <w:bCs/>
                          <w:sz w:val="28"/>
                          <w:szCs w:val="28"/>
                        </w:rPr>
                        <w:t>(order illustrative only</w:t>
                      </w:r>
                      <w:r w:rsidRPr="00F15FEA" w:rsidR="00803427">
                        <w:rPr>
                          <w:b/>
                          <w:bCs/>
                          <w:sz w:val="28"/>
                          <w:szCs w:val="28"/>
                        </w:rPr>
                        <w:t>)</w:t>
                      </w:r>
                    </w:p>
                    <w:p w:rsidRPr="00F15FEA" w:rsidR="009D1BBE" w:rsidP="009D1BBE" w:rsidRDefault="009D1BBE" w14:paraId="77EFA379" w14:textId="3B005C50">
                      <w:pPr>
                        <w:rPr>
                          <w:b/>
                          <w:bCs/>
                        </w:rPr>
                      </w:pPr>
                    </w:p>
                    <w:p w:rsidRPr="007D6D53" w:rsidR="009D1BBE" w:rsidP="009D1BBE" w:rsidRDefault="009D1BBE" w14:paraId="3F5F41EF" w14:textId="77777777">
                      <w:pPr>
                        <w:rPr>
                          <w:b/>
                          <w:bCs/>
                          <w:sz w:val="28"/>
                          <w:szCs w:val="28"/>
                        </w:rPr>
                      </w:pPr>
                    </w:p>
                  </w:txbxContent>
                </v:textbox>
                <w10:wrap type="square" anchorx="margin"/>
              </v:shape>
            </w:pict>
          </mc:Fallback>
        </mc:AlternateContent>
      </w:r>
    </w:p>
    <w:p w14:paraId="17CD67D9" w14:textId="09C1AA01" w:rsidR="006937E4" w:rsidRDefault="006937E4" w:rsidP="00E70DE7"/>
    <w:p w14:paraId="49F442D5" w14:textId="65A39B50" w:rsidR="0078016D" w:rsidRDefault="00F15FEA" w:rsidP="00E70DE7">
      <w:r>
        <w:rPr>
          <w:noProof/>
        </w:rPr>
        <mc:AlternateContent>
          <mc:Choice Requires="wpg">
            <w:drawing>
              <wp:anchor distT="0" distB="0" distL="114300" distR="114300" simplePos="0" relativeHeight="251658244" behindDoc="0" locked="0" layoutInCell="1" allowOverlap="1" wp14:anchorId="6EBF553D" wp14:editId="41D59C64">
                <wp:simplePos x="0" y="0"/>
                <wp:positionH relativeFrom="column">
                  <wp:posOffset>280657</wp:posOffset>
                </wp:positionH>
                <wp:positionV relativeFrom="paragraph">
                  <wp:posOffset>4269</wp:posOffset>
                </wp:positionV>
                <wp:extent cx="7617927" cy="3177458"/>
                <wp:effectExtent l="0" t="0" r="40640" b="0"/>
                <wp:wrapNone/>
                <wp:docPr id="1551880477" name="Group 1"/>
                <wp:cNvGraphicFramePr/>
                <a:graphic xmlns:a="http://schemas.openxmlformats.org/drawingml/2006/main">
                  <a:graphicData uri="http://schemas.microsoft.com/office/word/2010/wordprocessingGroup">
                    <wpg:wgp>
                      <wpg:cNvGrpSpPr/>
                      <wpg:grpSpPr>
                        <a:xfrm>
                          <a:off x="0" y="0"/>
                          <a:ext cx="7617927" cy="3177458"/>
                          <a:chOff x="0" y="0"/>
                          <a:chExt cx="7617927" cy="3177458"/>
                        </a:xfrm>
                      </wpg:grpSpPr>
                      <wpg:grpSp>
                        <wpg:cNvPr id="1594158717" name="Group 22"/>
                        <wpg:cNvGrpSpPr/>
                        <wpg:grpSpPr>
                          <a:xfrm>
                            <a:off x="0" y="36214"/>
                            <a:ext cx="1868976" cy="3105030"/>
                            <a:chOff x="0" y="0"/>
                            <a:chExt cx="1868976" cy="3105030"/>
                          </a:xfrm>
                        </wpg:grpSpPr>
                        <wpg:graphicFrame>
                          <wpg:cNvPr id="592314877" name="Diagram 17"/>
                          <wpg:cNvFrPr/>
                          <wpg:xfrm>
                            <a:off x="0" y="1294645"/>
                            <a:ext cx="1737995" cy="1810385"/>
                          </wpg:xfrm>
                          <a:graphic>
                            <a:graphicData uri="http://schemas.openxmlformats.org/drawingml/2006/diagram">
                              <dgm:relIds xmlns:dgm="http://schemas.openxmlformats.org/drawingml/2006/diagram" xmlns:r="http://schemas.openxmlformats.org/officeDocument/2006/relationships" r:dm="rId19" r:lo="rId20" r:qs="rId21" r:cs="rId22"/>
                            </a:graphicData>
                          </a:graphic>
                        </wpg:graphicFrame>
                        <wps:wsp>
                          <wps:cNvPr id="799107109" name="Right Brace 21"/>
                          <wps:cNvSpPr/>
                          <wps:spPr>
                            <a:xfrm rot="16200000">
                              <a:off x="538835" y="322495"/>
                              <a:ext cx="834585" cy="1825697"/>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05E28650" w14:textId="64DEFA5E" w:rsidR="006F3C2E" w:rsidRPr="002A1E6B" w:rsidRDefault="006F3C2E" w:rsidP="006F3C2E">
                                <w:pPr>
                                  <w:jc w:val="center"/>
                                  <w:rPr>
                                    <w:b/>
                                    <w:bCs/>
                                  </w:rPr>
                                </w:pPr>
                                <w:r w:rsidRPr="002A1E6B">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420842" name="Text Box 2"/>
                          <wps:cNvSpPr txBox="1">
                            <a:spLocks noChangeArrowheads="1"/>
                          </wps:cNvSpPr>
                          <wps:spPr bwMode="auto">
                            <a:xfrm>
                              <a:off x="81481" y="0"/>
                              <a:ext cx="1746885" cy="814070"/>
                            </a:xfrm>
                            <a:prstGeom prst="rect">
                              <a:avLst/>
                            </a:prstGeom>
                            <a:solidFill>
                              <a:schemeClr val="accent2">
                                <a:lumMod val="75000"/>
                              </a:schemeClr>
                            </a:solidFill>
                            <a:ln w="9525">
                              <a:noFill/>
                              <a:miter lim="800000"/>
                              <a:headEnd/>
                              <a:tailEnd/>
                            </a:ln>
                          </wps:spPr>
                          <wps:txbx>
                            <w:txbxContent>
                              <w:p w14:paraId="16EE7388" w14:textId="77777777" w:rsidR="00722586" w:rsidRPr="002A1E6B" w:rsidRDefault="009A6DF8" w:rsidP="00722586">
                                <w:pPr>
                                  <w:spacing w:after="0" w:line="278" w:lineRule="auto"/>
                                  <w:jc w:val="center"/>
                                  <w:rPr>
                                    <w:b/>
                                    <w:bCs/>
                                    <w:sz w:val="28"/>
                                    <w:szCs w:val="28"/>
                                  </w:rPr>
                                </w:pPr>
                                <w:r w:rsidRPr="002A1E6B">
                                  <w:rPr>
                                    <w:b/>
                                    <w:bCs/>
                                    <w:sz w:val="28"/>
                                    <w:szCs w:val="28"/>
                                  </w:rPr>
                                  <w:t xml:space="preserve">Handover, </w:t>
                                </w:r>
                              </w:p>
                              <w:p w14:paraId="0451C621" w14:textId="522E9D27" w:rsidR="00671556" w:rsidRPr="002A1E6B" w:rsidRDefault="00722586" w:rsidP="00722586">
                                <w:pPr>
                                  <w:jc w:val="center"/>
                                  <w:rPr>
                                    <w:b/>
                                    <w:bCs/>
                                    <w:sz w:val="28"/>
                                    <w:szCs w:val="28"/>
                                  </w:rPr>
                                </w:pPr>
                                <w:r w:rsidRPr="002A1E6B">
                                  <w:rPr>
                                    <w:b/>
                                    <w:bCs/>
                                    <w:sz w:val="28"/>
                                    <w:szCs w:val="28"/>
                                  </w:rPr>
                                  <w:t>Data management</w:t>
                                </w:r>
                              </w:p>
                            </w:txbxContent>
                          </wps:txbx>
                          <wps:bodyPr rot="0" vert="horz" wrap="square" lIns="91440" tIns="45720" rIns="91440" bIns="45720" anchor="t" anchorCtr="0">
                            <a:noAutofit/>
                          </wps:bodyPr>
                        </wps:wsp>
                      </wpg:grpSp>
                      <wpg:grpSp>
                        <wpg:cNvPr id="1702125900" name="Group 23"/>
                        <wpg:cNvGrpSpPr/>
                        <wpg:grpSpPr>
                          <a:xfrm>
                            <a:off x="1919335" y="45267"/>
                            <a:ext cx="1877895" cy="3059763"/>
                            <a:chOff x="0" y="0"/>
                            <a:chExt cx="1877895" cy="3059763"/>
                          </a:xfrm>
                        </wpg:grpSpPr>
                        <wpg:graphicFrame>
                          <wpg:cNvPr id="624079609" name="Diagram 17"/>
                          <wpg:cNvFrPr/>
                          <wpg:xfrm>
                            <a:off x="0" y="1249378"/>
                            <a:ext cx="1737995" cy="1810385"/>
                          </wpg:xfrm>
                          <a:graphic>
                            <a:graphicData uri="http://schemas.openxmlformats.org/drawingml/2006/diagram">
                              <dgm:relIds xmlns:dgm="http://schemas.openxmlformats.org/drawingml/2006/diagram" xmlns:r="http://schemas.openxmlformats.org/officeDocument/2006/relationships" r:dm="rId24" r:lo="rId25" r:qs="rId26" r:cs="rId27"/>
                            </a:graphicData>
                          </a:graphic>
                        </wpg:graphicFrame>
                        <wps:wsp>
                          <wps:cNvPr id="498040910" name="Right Brace 21"/>
                          <wps:cNvSpPr/>
                          <wps:spPr>
                            <a:xfrm rot="16200000">
                              <a:off x="547888" y="313443"/>
                              <a:ext cx="834390" cy="1825625"/>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7F7E92B" w14:textId="77777777" w:rsidR="007D6D53" w:rsidRDefault="007D6D53" w:rsidP="007D6D5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146639" name="Text Box 2"/>
                          <wps:cNvSpPr txBox="1">
                            <a:spLocks noChangeArrowheads="1"/>
                          </wps:cNvSpPr>
                          <wps:spPr bwMode="auto">
                            <a:xfrm>
                              <a:off x="99588" y="0"/>
                              <a:ext cx="1701800" cy="804545"/>
                            </a:xfrm>
                            <a:prstGeom prst="rect">
                              <a:avLst/>
                            </a:prstGeom>
                            <a:solidFill>
                              <a:schemeClr val="accent2">
                                <a:lumMod val="75000"/>
                              </a:schemeClr>
                            </a:solidFill>
                            <a:ln w="9525">
                              <a:noFill/>
                              <a:miter lim="800000"/>
                              <a:headEnd/>
                              <a:tailEnd/>
                            </a:ln>
                          </wps:spPr>
                          <wps:txbx>
                            <w:txbxContent>
                              <w:p w14:paraId="54D4581D" w14:textId="298239A7" w:rsidR="00722586" w:rsidRPr="000000B7" w:rsidRDefault="00722586" w:rsidP="00722586">
                                <w:pPr>
                                  <w:spacing w:after="0" w:line="278" w:lineRule="auto"/>
                                  <w:jc w:val="center"/>
                                  <w:rPr>
                                    <w:b/>
                                    <w:bCs/>
                                    <w:sz w:val="28"/>
                                    <w:szCs w:val="28"/>
                                  </w:rPr>
                                </w:pPr>
                                <w:r w:rsidRPr="000000B7">
                                  <w:rPr>
                                    <w:b/>
                                    <w:bCs/>
                                    <w:sz w:val="28"/>
                                    <w:szCs w:val="28"/>
                                  </w:rPr>
                                  <w:t>Non</w:t>
                                </w:r>
                                <w:r w:rsidR="00803427">
                                  <w:rPr>
                                    <w:b/>
                                    <w:bCs/>
                                    <w:sz w:val="28"/>
                                    <w:szCs w:val="28"/>
                                  </w:rPr>
                                  <w:t>-</w:t>
                                </w:r>
                                <w:r w:rsidRPr="000000B7">
                                  <w:rPr>
                                    <w:b/>
                                    <w:bCs/>
                                    <w:sz w:val="28"/>
                                    <w:szCs w:val="28"/>
                                  </w:rPr>
                                  <w:t>Domestic, Procurement</w:t>
                                </w:r>
                              </w:p>
                              <w:p w14:paraId="7145456C"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grpSp>
                        <wpg:cNvPr id="2086418620" name="Group 24"/>
                        <wpg:cNvGrpSpPr/>
                        <wpg:grpSpPr>
                          <a:xfrm>
                            <a:off x="3856776" y="0"/>
                            <a:ext cx="1850735" cy="3114084"/>
                            <a:chOff x="0" y="0"/>
                            <a:chExt cx="1850735" cy="3114084"/>
                          </a:xfrm>
                        </wpg:grpSpPr>
                        <wpg:graphicFrame>
                          <wpg:cNvPr id="597540673" name="Diagram 17"/>
                          <wpg:cNvFrPr/>
                          <wpg:xfrm>
                            <a:off x="0" y="1303699"/>
                            <a:ext cx="1737995" cy="1810385"/>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s:wsp>
                          <wps:cNvPr id="768316041" name="Right Brace 21"/>
                          <wps:cNvSpPr/>
                          <wps:spPr>
                            <a:xfrm rot="16200000">
                              <a:off x="520728" y="376817"/>
                              <a:ext cx="834390" cy="1825625"/>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0D0CBF4" w14:textId="77777777" w:rsidR="007D6D53" w:rsidRPr="007D6D53" w:rsidRDefault="007D6D53" w:rsidP="007D6D53">
                                <w:pPr>
                                  <w:jc w:val="center"/>
                                  <w:rPr>
                                    <w:b/>
                                    <w:bCs/>
                                  </w:rPr>
                                </w:pPr>
                                <w:r w:rsidRPr="007D6D53">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810454" name="Text Box 2"/>
                          <wps:cNvSpPr txBox="1">
                            <a:spLocks noChangeArrowheads="1"/>
                          </wps:cNvSpPr>
                          <wps:spPr bwMode="auto">
                            <a:xfrm>
                              <a:off x="72428" y="0"/>
                              <a:ext cx="1701800" cy="868680"/>
                            </a:xfrm>
                            <a:prstGeom prst="rect">
                              <a:avLst/>
                            </a:prstGeom>
                            <a:solidFill>
                              <a:schemeClr val="accent2">
                                <a:lumMod val="75000"/>
                              </a:schemeClr>
                            </a:solidFill>
                            <a:ln w="9525">
                              <a:noFill/>
                              <a:miter lim="800000"/>
                              <a:headEnd/>
                              <a:tailEnd/>
                            </a:ln>
                          </wps:spPr>
                          <wps:txbx>
                            <w:txbxContent>
                              <w:p w14:paraId="1F091FA2" w14:textId="3BD455EE" w:rsidR="00722586" w:rsidRPr="000000B7" w:rsidRDefault="00243795" w:rsidP="00722586">
                                <w:pPr>
                                  <w:spacing w:after="0" w:line="278" w:lineRule="auto"/>
                                  <w:jc w:val="center"/>
                                  <w:rPr>
                                    <w:b/>
                                    <w:bCs/>
                                    <w:sz w:val="28"/>
                                    <w:szCs w:val="28"/>
                                  </w:rPr>
                                </w:pPr>
                                <w:r>
                                  <w:rPr>
                                    <w:b/>
                                    <w:bCs/>
                                    <w:sz w:val="28"/>
                                    <w:szCs w:val="28"/>
                                  </w:rPr>
                                  <w:t>Technology options</w:t>
                                </w:r>
                                <w:r w:rsidR="00722586" w:rsidRPr="000000B7">
                                  <w:rPr>
                                    <w:b/>
                                    <w:bCs/>
                                    <w:sz w:val="28"/>
                                    <w:szCs w:val="28"/>
                                  </w:rPr>
                                  <w:t>, Specifications</w:t>
                                </w:r>
                              </w:p>
                              <w:p w14:paraId="3C0F49B1"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grpSp>
                        <wpg:cNvPr id="466700573" name="Group 25"/>
                        <wpg:cNvGrpSpPr/>
                        <wpg:grpSpPr>
                          <a:xfrm>
                            <a:off x="5712737" y="27160"/>
                            <a:ext cx="1905190" cy="3150298"/>
                            <a:chOff x="0" y="0"/>
                            <a:chExt cx="1905190" cy="3150298"/>
                          </a:xfrm>
                        </wpg:grpSpPr>
                        <wpg:graphicFrame>
                          <wpg:cNvPr id="3177975" name="Diagram 17"/>
                          <wpg:cNvFrPr/>
                          <wpg:xfrm>
                            <a:off x="0" y="1339913"/>
                            <a:ext cx="1737995" cy="1810385"/>
                          </wpg:xfrm>
                          <a:graphic>
                            <a:graphicData uri="http://schemas.openxmlformats.org/drawingml/2006/diagram">
                              <dgm:relIds xmlns:dgm="http://schemas.openxmlformats.org/drawingml/2006/diagram" xmlns:r="http://schemas.openxmlformats.org/officeDocument/2006/relationships" r:dm="rId34" r:lo="rId35" r:qs="rId36" r:cs="rId37"/>
                            </a:graphicData>
                          </a:graphic>
                        </wpg:graphicFrame>
                        <wps:wsp>
                          <wps:cNvPr id="311750921" name="Right Brace 21"/>
                          <wps:cNvSpPr/>
                          <wps:spPr>
                            <a:xfrm rot="16200000">
                              <a:off x="575049" y="358709"/>
                              <a:ext cx="834585" cy="1825697"/>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474FB07" w14:textId="77777777" w:rsidR="007D6D53" w:rsidRDefault="007D6D53" w:rsidP="007D6D5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825848" name="Text Box 2"/>
                          <wps:cNvSpPr txBox="1">
                            <a:spLocks noChangeArrowheads="1"/>
                          </wps:cNvSpPr>
                          <wps:spPr bwMode="auto">
                            <a:xfrm>
                              <a:off x="135802" y="0"/>
                              <a:ext cx="1701800" cy="850265"/>
                            </a:xfrm>
                            <a:prstGeom prst="rect">
                              <a:avLst/>
                            </a:prstGeom>
                            <a:solidFill>
                              <a:schemeClr val="accent2">
                                <a:lumMod val="75000"/>
                              </a:schemeClr>
                            </a:solidFill>
                            <a:ln w="9525">
                              <a:noFill/>
                              <a:miter lim="800000"/>
                              <a:headEnd/>
                              <a:tailEnd/>
                            </a:ln>
                          </wps:spPr>
                          <wps:txbx>
                            <w:txbxContent>
                              <w:p w14:paraId="33AE5526" w14:textId="6B65F984" w:rsidR="00722586" w:rsidRPr="000000B7" w:rsidRDefault="00722586" w:rsidP="00722586">
                                <w:pPr>
                                  <w:spacing w:after="0" w:line="278" w:lineRule="auto"/>
                                  <w:jc w:val="center"/>
                                  <w:rPr>
                                    <w:b/>
                                    <w:bCs/>
                                    <w:sz w:val="28"/>
                                    <w:szCs w:val="28"/>
                                  </w:rPr>
                                </w:pPr>
                                <w:r w:rsidRPr="000000B7">
                                  <w:rPr>
                                    <w:b/>
                                    <w:bCs/>
                                    <w:sz w:val="28"/>
                                    <w:szCs w:val="28"/>
                                  </w:rPr>
                                  <w:t xml:space="preserve">Quality Assurance, </w:t>
                                </w:r>
                                <w:r w:rsidR="000000B7" w:rsidRPr="000000B7">
                                  <w:rPr>
                                    <w:b/>
                                    <w:bCs/>
                                    <w:sz w:val="28"/>
                                    <w:szCs w:val="28"/>
                                  </w:rPr>
                                  <w:t>Planning</w:t>
                                </w:r>
                              </w:p>
                              <w:p w14:paraId="42055D49"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xmlns:arto="http://schemas.microsoft.com/office/word/2006/arto" xmlns="">
            <w:pict>
              <v:group id="Group 1" style="position:absolute;margin-left:22.1pt;margin-top:.35pt;width:599.85pt;height:250.2pt;z-index:251658244" coordsize="76179,31774" o:spid="_x0000_s1032" w14:anchorId="6EBF553D"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i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">
                <v:group id="Group 22" style="position:absolute;top:362;width:18689;height:31050" coordsize="18689,31050"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 17" style="position:absolute;left:-60;top:13841;width:17494;height:16337;visibility:visibl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">
                    <v:imagedata o:title="" r:id="rId39"/>
                    <o:lock v:ext="edit" aspectratio="f"/>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21" style="position:absolute;left:5388;top:3224;width:8346;height:18257;rotation:-90;visibility:visible;mso-wrap-style:square;v-text-anchor:middle" o:spid="_x0000_s1035"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">
                    <v:stroke joinstyle="miter"/>
                    <v:textbox>
                      <w:txbxContent>
                        <w:p w:rsidRPr="002A1E6B" w:rsidR="006F3C2E" w:rsidP="006F3C2E" w:rsidRDefault="006F3C2E" w14:paraId="05E28650" w14:textId="64DEFA5E">
                          <w:pPr>
                            <w:jc w:val="center"/>
                            <w:rPr>
                              <w:b/>
                              <w:bCs/>
                            </w:rPr>
                          </w:pPr>
                          <w:r w:rsidRPr="002A1E6B">
                            <w:rPr>
                              <w:b/>
                              <w:bCs/>
                            </w:rPr>
                            <w:t xml:space="preserve"> </w:t>
                          </w:r>
                        </w:p>
                      </w:txbxContent>
                    </v:textbox>
                  </v:shape>
                  <v:shape id="_x0000_s1036" style="position:absolute;left:814;width:17469;height:8140;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">
                    <v:textbox>
                      <w:txbxContent>
                        <w:p w:rsidRPr="002A1E6B" w:rsidR="00722586" w:rsidP="00722586" w:rsidRDefault="009A6DF8" w14:paraId="16EE7388" w14:textId="77777777">
                          <w:pPr>
                            <w:spacing w:after="0" w:line="278" w:lineRule="auto"/>
                            <w:jc w:val="center"/>
                            <w:rPr>
                              <w:b/>
                              <w:bCs/>
                              <w:sz w:val="28"/>
                              <w:szCs w:val="28"/>
                            </w:rPr>
                          </w:pPr>
                          <w:r w:rsidRPr="002A1E6B">
                            <w:rPr>
                              <w:b/>
                              <w:bCs/>
                              <w:sz w:val="28"/>
                              <w:szCs w:val="28"/>
                            </w:rPr>
                            <w:t xml:space="preserve">Handover, </w:t>
                          </w:r>
                        </w:p>
                        <w:p w:rsidRPr="002A1E6B" w:rsidR="00671556" w:rsidP="00722586" w:rsidRDefault="00722586" w14:paraId="0451C621" w14:textId="522E9D27">
                          <w:pPr>
                            <w:jc w:val="center"/>
                            <w:rPr>
                              <w:b/>
                              <w:bCs/>
                              <w:sz w:val="28"/>
                              <w:szCs w:val="28"/>
                            </w:rPr>
                          </w:pPr>
                          <w:r w:rsidRPr="002A1E6B">
                            <w:rPr>
                              <w:b/>
                              <w:bCs/>
                              <w:sz w:val="28"/>
                              <w:szCs w:val="28"/>
                            </w:rPr>
                            <w:t>Data management</w:t>
                          </w:r>
                        </w:p>
                      </w:txbxContent>
                    </v:textbox>
                  </v:shape>
                </v:group>
                <v:group id="Group 23" style="position:absolute;left:19193;top:452;width:18779;height:30598" coordsize="18778,30597"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">
                  <v:shape id="Diagram 17" style="position:absolute;left:-51;top:13385;width:17494;height:16337;visibility:visibl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">
                    <v:imagedata o:title="" r:id="rId40"/>
                    <o:lock v:ext="edit" aspectratio="f"/>
                  </v:shape>
                  <v:shape id="Right Brace 21" style="position:absolute;left:5478;top:3134;width:8344;height:18256;rotation:-90;visibility:visible;mso-wrap-style:square;v-text-anchor:middle" o:spid="_x0000_s1039"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">
                    <v:stroke joinstyle="miter"/>
                    <v:textbox>
                      <w:txbxContent>
                        <w:p w:rsidR="007D6D53" w:rsidP="007D6D53" w:rsidRDefault="007D6D53" w14:paraId="17F7E92B" w14:textId="77777777">
                          <w:pPr>
                            <w:jc w:val="center"/>
                          </w:pPr>
                          <w:r>
                            <w:t xml:space="preserve"> </w:t>
                          </w:r>
                        </w:p>
                      </w:txbxContent>
                    </v:textbox>
                  </v:shape>
                  <v:shape id="_x0000_s1040" style="position:absolute;left:995;width:17018;height:8045;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">
                    <v:textbox>
                      <w:txbxContent>
                        <w:p w:rsidRPr="000000B7" w:rsidR="00722586" w:rsidP="00722586" w:rsidRDefault="00722586" w14:paraId="54D4581D" w14:textId="298239A7">
                          <w:pPr>
                            <w:spacing w:after="0" w:line="278" w:lineRule="auto"/>
                            <w:jc w:val="center"/>
                            <w:rPr>
                              <w:b/>
                              <w:bCs/>
                              <w:sz w:val="28"/>
                              <w:szCs w:val="28"/>
                            </w:rPr>
                          </w:pPr>
                          <w:r w:rsidRPr="000000B7">
                            <w:rPr>
                              <w:b/>
                              <w:bCs/>
                              <w:sz w:val="28"/>
                              <w:szCs w:val="28"/>
                            </w:rPr>
                            <w:t>Non</w:t>
                          </w:r>
                          <w:r w:rsidR="00803427">
                            <w:rPr>
                              <w:b/>
                              <w:bCs/>
                              <w:sz w:val="28"/>
                              <w:szCs w:val="28"/>
                            </w:rPr>
                            <w:t>-</w:t>
                          </w:r>
                          <w:r w:rsidRPr="000000B7">
                            <w:rPr>
                              <w:b/>
                              <w:bCs/>
                              <w:sz w:val="28"/>
                              <w:szCs w:val="28"/>
                            </w:rPr>
                            <w:t>Domestic, Procurement</w:t>
                          </w:r>
                        </w:p>
                        <w:p w:rsidRPr="000000B7" w:rsidR="00722586" w:rsidP="00722586" w:rsidRDefault="00722586" w14:paraId="7145456C" w14:textId="77777777">
                          <w:pPr>
                            <w:rPr>
                              <w:b/>
                              <w:bCs/>
                              <w:sz w:val="28"/>
                              <w:szCs w:val="28"/>
                            </w:rPr>
                          </w:pPr>
                        </w:p>
                      </w:txbxContent>
                    </v:textbox>
                  </v:shape>
                </v:group>
                <v:group id="Group 24" style="position:absolute;left:38567;width:18508;height:31140" coordsize="18507,3114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">
                  <v:shape id="Diagram 17" style="position:absolute;left:-41;top:13898;width:17495;height:16338;visibility:visibl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">
                    <v:imagedata o:title="" r:id="rId41"/>
                    <o:lock v:ext="edit" aspectratio="f"/>
                  </v:shape>
                  <v:shape id="Right Brace 21" style="position:absolute;left:5207;top:3768;width:8344;height:18256;rotation:-90;visibility:visible;mso-wrap-style:square;v-text-anchor:middle" o:spid="_x0000_s1043"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">
                    <v:stroke joinstyle="miter"/>
                    <v:textbox>
                      <w:txbxContent>
                        <w:p w:rsidRPr="007D6D53" w:rsidR="007D6D53" w:rsidP="007D6D53" w:rsidRDefault="007D6D53" w14:paraId="10D0CBF4" w14:textId="77777777">
                          <w:pPr>
                            <w:jc w:val="center"/>
                            <w:rPr>
                              <w:b/>
                              <w:bCs/>
                            </w:rPr>
                          </w:pPr>
                          <w:r w:rsidRPr="007D6D53">
                            <w:rPr>
                              <w:b/>
                              <w:bCs/>
                            </w:rPr>
                            <w:t xml:space="preserve"> </w:t>
                          </w:r>
                        </w:p>
                      </w:txbxContent>
                    </v:textbox>
                  </v:shape>
                  <v:shape id="_x0000_s1044" style="position:absolute;left:724;width:17018;height:8686;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">
                    <v:textbox>
                      <w:txbxContent>
                        <w:p w:rsidRPr="000000B7" w:rsidR="00722586" w:rsidP="00722586" w:rsidRDefault="00243795" w14:paraId="1F091FA2" w14:textId="3BD455EE">
                          <w:pPr>
                            <w:spacing w:after="0" w:line="278" w:lineRule="auto"/>
                            <w:jc w:val="center"/>
                            <w:rPr>
                              <w:b/>
                              <w:bCs/>
                              <w:sz w:val="28"/>
                              <w:szCs w:val="28"/>
                            </w:rPr>
                          </w:pPr>
                          <w:r>
                            <w:rPr>
                              <w:b/>
                              <w:bCs/>
                              <w:sz w:val="28"/>
                              <w:szCs w:val="28"/>
                            </w:rPr>
                            <w:t>Technology options</w:t>
                          </w:r>
                          <w:r w:rsidRPr="000000B7" w:rsidR="00722586">
                            <w:rPr>
                              <w:b/>
                              <w:bCs/>
                              <w:sz w:val="28"/>
                              <w:szCs w:val="28"/>
                            </w:rPr>
                            <w:t>, Specifications</w:t>
                          </w:r>
                        </w:p>
                        <w:p w:rsidRPr="000000B7" w:rsidR="00722586" w:rsidP="00722586" w:rsidRDefault="00722586" w14:paraId="3C0F49B1" w14:textId="77777777">
                          <w:pPr>
                            <w:rPr>
                              <w:b/>
                              <w:bCs/>
                              <w:sz w:val="28"/>
                              <w:szCs w:val="28"/>
                            </w:rPr>
                          </w:pPr>
                        </w:p>
                      </w:txbxContent>
                    </v:textbox>
                  </v:shape>
                </v:group>
                <v:group id="Group 25" style="position:absolute;left:57127;top:271;width:19052;height:31503" coordsize="19051,31502"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">
                  <v:shape id="Diagram 17" style="position:absolute;left:-68;top:14297;width:17494;height:16338;visibility:visibl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">
                    <v:imagedata o:title="" r:id="rId42"/>
                    <o:lock v:ext="edit" aspectratio="f"/>
                  </v:shape>
                  <v:shape id="Right Brace 21" style="position:absolute;left:5750;top:3586;width:8346;height:18257;rotation:-90;visibility:visible;mso-wrap-style:square;v-text-anchor:middle" o:spid="_x0000_s1047"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">
                    <v:stroke joinstyle="miter"/>
                    <v:textbox>
                      <w:txbxContent>
                        <w:p w:rsidR="007D6D53" w:rsidP="007D6D53" w:rsidRDefault="007D6D53" w14:paraId="1474FB07" w14:textId="77777777">
                          <w:pPr>
                            <w:jc w:val="center"/>
                          </w:pPr>
                          <w:r>
                            <w:t xml:space="preserve"> </w:t>
                          </w:r>
                        </w:p>
                      </w:txbxContent>
                    </v:textbox>
                  </v:shape>
                  <v:shape id="_x0000_s1048" style="position:absolute;left:1358;width:17018;height:8502;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">
                    <v:textbox>
                      <w:txbxContent>
                        <w:p w:rsidRPr="000000B7" w:rsidR="00722586" w:rsidP="00722586" w:rsidRDefault="00722586" w14:paraId="33AE5526" w14:textId="6B65F984">
                          <w:pPr>
                            <w:spacing w:after="0" w:line="278" w:lineRule="auto"/>
                            <w:jc w:val="center"/>
                            <w:rPr>
                              <w:b/>
                              <w:bCs/>
                              <w:sz w:val="28"/>
                              <w:szCs w:val="28"/>
                            </w:rPr>
                          </w:pPr>
                          <w:r w:rsidRPr="000000B7">
                            <w:rPr>
                              <w:b/>
                              <w:bCs/>
                              <w:sz w:val="28"/>
                              <w:szCs w:val="28"/>
                            </w:rPr>
                            <w:t xml:space="preserve">Quality Assurance, </w:t>
                          </w:r>
                          <w:r w:rsidRPr="000000B7" w:rsidR="000000B7">
                            <w:rPr>
                              <w:b/>
                              <w:bCs/>
                              <w:sz w:val="28"/>
                              <w:szCs w:val="28"/>
                            </w:rPr>
                            <w:t>Planning</w:t>
                          </w:r>
                        </w:p>
                        <w:p w:rsidRPr="000000B7" w:rsidR="00722586" w:rsidP="00722586" w:rsidRDefault="00722586" w14:paraId="42055D49" w14:textId="77777777">
                          <w:pPr>
                            <w:rPr>
                              <w:b/>
                              <w:bCs/>
                              <w:sz w:val="28"/>
                              <w:szCs w:val="28"/>
                            </w:rPr>
                          </w:pPr>
                        </w:p>
                      </w:txbxContent>
                    </v:textbox>
                  </v:shape>
                </v:group>
              </v:group>
            </w:pict>
          </mc:Fallback>
        </mc:AlternateContent>
      </w:r>
    </w:p>
    <w:p w14:paraId="432F97FB" w14:textId="6AF47C02" w:rsidR="0078016D" w:rsidRPr="0078016D" w:rsidRDefault="0078016D" w:rsidP="00E70DE7"/>
    <w:p w14:paraId="2831E235" w14:textId="565898F3" w:rsidR="003B55CE" w:rsidRDefault="003B55CE" w:rsidP="00671556">
      <w:pPr>
        <w:rPr>
          <w:b/>
          <w:bCs/>
        </w:rPr>
      </w:pPr>
    </w:p>
    <w:p w14:paraId="07408CDA" w14:textId="2F0C0837" w:rsidR="003B55CE" w:rsidRDefault="003B55CE" w:rsidP="008A4B62">
      <w:pPr>
        <w:jc w:val="center"/>
        <w:rPr>
          <w:b/>
          <w:bCs/>
        </w:rPr>
      </w:pPr>
    </w:p>
    <w:p w14:paraId="067129B3" w14:textId="56B21244" w:rsidR="003B55CE" w:rsidRDefault="003B55CE" w:rsidP="008A4B62">
      <w:pPr>
        <w:jc w:val="center"/>
        <w:rPr>
          <w:b/>
          <w:bCs/>
        </w:rPr>
      </w:pPr>
    </w:p>
    <w:p w14:paraId="07A363DC" w14:textId="21FEC16C" w:rsidR="003B55CE" w:rsidRDefault="003B55CE" w:rsidP="008A4B62">
      <w:pPr>
        <w:jc w:val="center"/>
        <w:rPr>
          <w:b/>
          <w:bCs/>
        </w:rPr>
      </w:pPr>
    </w:p>
    <w:p w14:paraId="3C1C2FC2" w14:textId="139005F5" w:rsidR="003B55CE" w:rsidRDefault="003B55CE" w:rsidP="008A4B62">
      <w:pPr>
        <w:jc w:val="center"/>
        <w:rPr>
          <w:b/>
          <w:bCs/>
        </w:rPr>
      </w:pPr>
    </w:p>
    <w:p w14:paraId="40F69D37" w14:textId="5BB5F1E3" w:rsidR="003B55CE" w:rsidRDefault="003B55CE" w:rsidP="008A4B62">
      <w:pPr>
        <w:jc w:val="center"/>
        <w:rPr>
          <w:b/>
          <w:bCs/>
        </w:rPr>
      </w:pPr>
    </w:p>
    <w:p w14:paraId="48BE95FD" w14:textId="4EDD9603" w:rsidR="003B55CE" w:rsidRDefault="003B55CE" w:rsidP="008A4B62">
      <w:pPr>
        <w:jc w:val="center"/>
        <w:rPr>
          <w:b/>
          <w:bCs/>
        </w:rPr>
      </w:pPr>
    </w:p>
    <w:p w14:paraId="0210CCD9" w14:textId="548FE69C" w:rsidR="003B55CE" w:rsidRDefault="00F15FEA" w:rsidP="008A4B62">
      <w:pPr>
        <w:jc w:val="center"/>
        <w:rPr>
          <w:b/>
          <w:bCs/>
        </w:rPr>
      </w:pPr>
      <w:r w:rsidRPr="00CE2519">
        <w:rPr>
          <w:b/>
          <w:bCs/>
          <w:noProof/>
        </w:rPr>
        <mc:AlternateContent>
          <mc:Choice Requires="wps">
            <w:drawing>
              <wp:anchor distT="45720" distB="45720" distL="114300" distR="114300" simplePos="0" relativeHeight="251658245" behindDoc="0" locked="0" layoutInCell="1" allowOverlap="1" wp14:anchorId="75EB95F5" wp14:editId="145D0367">
                <wp:simplePos x="0" y="0"/>
                <wp:positionH relativeFrom="column">
                  <wp:posOffset>8536305</wp:posOffset>
                </wp:positionH>
                <wp:positionV relativeFrom="paragraph">
                  <wp:posOffset>322580</wp:posOffset>
                </wp:positionV>
                <wp:extent cx="588010" cy="1404620"/>
                <wp:effectExtent l="0" t="0" r="21590" b="19685"/>
                <wp:wrapSquare wrapText="bothSides"/>
                <wp:docPr id="1070039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1404620"/>
                        </a:xfrm>
                        <a:prstGeom prst="rect">
                          <a:avLst/>
                        </a:prstGeom>
                        <a:solidFill>
                          <a:schemeClr val="accent6">
                            <a:lumMod val="20000"/>
                            <a:lumOff val="80000"/>
                          </a:schemeClr>
                        </a:solidFill>
                        <a:ln w="9525">
                          <a:solidFill>
                            <a:srgbClr val="000000"/>
                          </a:solidFill>
                          <a:miter lim="800000"/>
                          <a:headEnd/>
                          <a:tailEnd/>
                        </a:ln>
                      </wps:spPr>
                      <wps:txbx>
                        <w:txbxContent>
                          <w:p w14:paraId="6DAB6E69" w14:textId="353D1A02" w:rsidR="00CE2519" w:rsidRDefault="00CE2519">
                            <w:r>
                              <w:t>ETC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xmlns:arto="http://schemas.microsoft.com/office/word/2006/arto" xmlns="">
            <w:pict>
              <v:shape id="_x0000_s1049" style="position:absolute;left:0;text-align:left;margin-left:672.15pt;margin-top:25.4pt;width:46.3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ebe8ec [66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" w14:anchorId="75EB95F5">
                <v:textbox style="mso-fit-shape-to-text:t">
                  <w:txbxContent>
                    <w:p w:rsidR="00CE2519" w:rsidRDefault="00CE2519" w14:paraId="6DAB6E69" w14:textId="353D1A02">
                      <w:r>
                        <w:t>ETC</w:t>
                      </w:r>
                    </w:p>
                  </w:txbxContent>
                </v:textbox>
                <w10:wrap type="square"/>
              </v:shape>
            </w:pict>
          </mc:Fallback>
        </mc:AlternateContent>
      </w:r>
    </w:p>
    <w:p w14:paraId="6B9C411F" w14:textId="0CDB4FC5" w:rsidR="003B55CE" w:rsidRDefault="00F15FEA" w:rsidP="008A4B62">
      <w:pPr>
        <w:jc w:val="center"/>
        <w:rPr>
          <w:b/>
          <w:bCs/>
        </w:rPr>
      </w:pPr>
      <w:r>
        <w:rPr>
          <w:noProof/>
        </w:rPr>
        <mc:AlternateContent>
          <mc:Choice Requires="wpg">
            <w:drawing>
              <wp:anchor distT="0" distB="0" distL="114300" distR="114300" simplePos="0" relativeHeight="251658242" behindDoc="0" locked="0" layoutInCell="1" allowOverlap="1" wp14:anchorId="3DE5FCCC" wp14:editId="7858F76F">
                <wp:simplePos x="0" y="0"/>
                <wp:positionH relativeFrom="margin">
                  <wp:align>left</wp:align>
                </wp:positionH>
                <wp:positionV relativeFrom="paragraph">
                  <wp:posOffset>143497</wp:posOffset>
                </wp:positionV>
                <wp:extent cx="8437245" cy="739871"/>
                <wp:effectExtent l="19050" t="152400" r="0" b="3175"/>
                <wp:wrapNone/>
                <wp:docPr id="92165514" name="Group 14"/>
                <wp:cNvGraphicFramePr/>
                <a:graphic xmlns:a="http://schemas.openxmlformats.org/drawingml/2006/main">
                  <a:graphicData uri="http://schemas.microsoft.com/office/word/2010/wordprocessingGroup">
                    <wpg:wgp>
                      <wpg:cNvGrpSpPr/>
                      <wpg:grpSpPr>
                        <a:xfrm>
                          <a:off x="0" y="0"/>
                          <a:ext cx="8437245" cy="739871"/>
                          <a:chOff x="0" y="0"/>
                          <a:chExt cx="8437829" cy="1095211"/>
                        </a:xfrm>
                      </wpg:grpSpPr>
                      <wps:wsp>
                        <wps:cNvPr id="1551911555" name="Straight Arrow Connector 13"/>
                        <wps:cNvCnPr/>
                        <wps:spPr>
                          <a:xfrm>
                            <a:off x="0" y="0"/>
                            <a:ext cx="8437829" cy="9054"/>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0" y="155239"/>
                            <a:ext cx="8247950" cy="939972"/>
                          </a:xfrm>
                          <a:prstGeom prst="rect">
                            <a:avLst/>
                          </a:prstGeom>
                          <a:solidFill>
                            <a:srgbClr val="FFFFFF"/>
                          </a:solidFill>
                          <a:ln w="9525">
                            <a:noFill/>
                            <a:miter lim="800000"/>
                            <a:headEnd/>
                            <a:tailEnd/>
                          </a:ln>
                        </wps:spPr>
                        <wps:txbx>
                          <w:txbxContent>
                            <w:p w14:paraId="363552F0" w14:textId="77777777" w:rsidR="00E57F85" w:rsidRPr="00CE2519" w:rsidRDefault="001D086F">
                              <w:pPr>
                                <w:rPr>
                                  <w:b/>
                                  <w:bCs/>
                                </w:rPr>
                              </w:pPr>
                              <w:r w:rsidRPr="00CE2519">
                                <w:rPr>
                                  <w:b/>
                                  <w:bCs/>
                                </w:rPr>
                                <w:t>Week</w:t>
                              </w:r>
                              <w:r w:rsidRPr="00CE2519">
                                <w:rPr>
                                  <w:b/>
                                  <w:bCs/>
                                </w:rPr>
                                <w:tab/>
                              </w:r>
                              <w:r w:rsidRPr="00CE2519">
                                <w:rPr>
                                  <w:b/>
                                  <w:bCs/>
                                </w:rPr>
                                <w:tab/>
                              </w:r>
                              <w:r w:rsidRPr="00CE2519">
                                <w:rPr>
                                  <w:b/>
                                  <w:bCs/>
                                </w:rPr>
                                <w:tab/>
                              </w:r>
                              <w:r w:rsidRPr="00CE2519">
                                <w:rPr>
                                  <w:b/>
                                  <w:bCs/>
                                </w:rPr>
                                <w:tab/>
                                <w:t>6</w:t>
                              </w:r>
                              <w:r w:rsidRPr="00CE2519">
                                <w:rPr>
                                  <w:b/>
                                  <w:bCs/>
                                </w:rPr>
                                <w:tab/>
                              </w:r>
                              <w:r w:rsidRPr="00CE2519">
                                <w:rPr>
                                  <w:b/>
                                  <w:bCs/>
                                </w:rPr>
                                <w:tab/>
                              </w:r>
                              <w:r w:rsidRPr="00CE2519">
                                <w:rPr>
                                  <w:b/>
                                  <w:bCs/>
                                </w:rPr>
                                <w:tab/>
                              </w:r>
                              <w:r w:rsidRPr="00CE2519">
                                <w:rPr>
                                  <w:b/>
                                  <w:bCs/>
                                </w:rPr>
                                <w:tab/>
                                <w:t>12</w:t>
                              </w:r>
                              <w:r w:rsidRPr="00CE2519">
                                <w:rPr>
                                  <w:b/>
                                  <w:bCs/>
                                </w:rPr>
                                <w:tab/>
                              </w:r>
                              <w:r w:rsidRPr="00CE2519">
                                <w:rPr>
                                  <w:b/>
                                  <w:bCs/>
                                </w:rPr>
                                <w:tab/>
                              </w:r>
                              <w:r w:rsidRPr="00CE2519">
                                <w:rPr>
                                  <w:b/>
                                  <w:bCs/>
                                </w:rPr>
                                <w:tab/>
                              </w:r>
                              <w:r w:rsidRPr="00CE2519">
                                <w:rPr>
                                  <w:b/>
                                  <w:bCs/>
                                </w:rPr>
                                <w:tab/>
                                <w:t>18</w:t>
                              </w:r>
                              <w:r w:rsidRPr="00CE2519">
                                <w:rPr>
                                  <w:b/>
                                  <w:bCs/>
                                </w:rPr>
                                <w:tab/>
                              </w:r>
                              <w:r w:rsidRPr="00CE2519">
                                <w:rPr>
                                  <w:b/>
                                  <w:bCs/>
                                </w:rPr>
                                <w:tab/>
                              </w:r>
                              <w:r w:rsidRPr="00CE2519">
                                <w:rPr>
                                  <w:b/>
                                  <w:bCs/>
                                </w:rPr>
                                <w:tab/>
                              </w:r>
                              <w:r w:rsidRPr="00CE2519">
                                <w:rPr>
                                  <w:b/>
                                  <w:bCs/>
                                </w:rPr>
                                <w:tab/>
                                <w:t>24</w:t>
                              </w:r>
                              <w:r w:rsidRPr="00CE2519">
                                <w:rPr>
                                  <w:b/>
                                  <w:bCs/>
                                </w:rPr>
                                <w:tab/>
                              </w:r>
                              <w:r w:rsidRPr="00CE2519">
                                <w:rPr>
                                  <w:b/>
                                  <w:bCs/>
                                </w:rPr>
                                <w:tab/>
                              </w:r>
                              <w:r w:rsidRPr="00CE2519">
                                <w:rPr>
                                  <w:b/>
                                  <w:bCs/>
                                </w:rPr>
                                <w:tab/>
                              </w:r>
                            </w:p>
                          </w:txbxContent>
                        </wps:txbx>
                        <wps:bodyPr rot="0" vert="horz" wrap="square" lIns="91440" tIns="45720" rIns="91440" bIns="45720" anchor="t" anchorCtr="0">
                          <a:spAutoFit/>
                        </wps:bodyPr>
                      </wps:wsp>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dgm="http://schemas.openxmlformats.org/drawingml/2006/diagram" xmlns:arto="http://schemas.microsoft.com/office/word/2006/arto" xmlns="">
            <w:pict>
              <v:group id="Group 14" style="position:absolute;left:0;text-align:left;margin-left:0;margin-top:11.3pt;width:664.35pt;height:58.25pt;z-index:251658242;mso-position-horizontal:left;mso-position-horizontal-relative:margin" coordsize="84378,10952" o:spid="_x0000_s1050" w14:anchorId="3DE5F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">
                <v:shapetype id="_x0000_t32" coordsize="21600,21600" o:oned="t" filled="f" o:spt="32" path="m,l21600,21600e">
                  <v:path fillok="f" arrowok="t" o:connecttype="none"/>
                  <o:lock v:ext="edit" shapetype="t"/>
                </v:shapetype>
                <v:shape id="Straight Arrow Connector 13" style="position:absolute;width:84378;height:90;visibility:visible;mso-wrap-style:square" o:spid="_x0000_s1051" strokecolor="#4a66ac [3204]" strokeweight="6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">
                  <v:stroke joinstyle="miter" endarrow="block"/>
                </v:shape>
                <v:shape id="_x0000_s1052" style="position:absolute;top:1552;width:82479;height:9400;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v:textbox style="mso-fit-shape-to-text:t">
                    <w:txbxContent>
                      <w:p w:rsidRPr="00CE2519" w:rsidR="00E57F85" w:rsidRDefault="001D086F" w14:paraId="363552F0" w14:textId="77777777">
                        <w:pPr>
                          <w:rPr>
                            <w:b/>
                            <w:bCs/>
                          </w:rPr>
                        </w:pPr>
                        <w:r w:rsidRPr="00CE2519">
                          <w:rPr>
                            <w:b/>
                            <w:bCs/>
                          </w:rPr>
                          <w:t>Week</w:t>
                        </w:r>
                        <w:r w:rsidRPr="00CE2519">
                          <w:rPr>
                            <w:b/>
                            <w:bCs/>
                          </w:rPr>
                          <w:tab/>
                        </w:r>
                        <w:r w:rsidRPr="00CE2519">
                          <w:rPr>
                            <w:b/>
                            <w:bCs/>
                          </w:rPr>
                          <w:tab/>
                        </w:r>
                        <w:r w:rsidRPr="00CE2519">
                          <w:rPr>
                            <w:b/>
                            <w:bCs/>
                          </w:rPr>
                          <w:tab/>
                        </w:r>
                        <w:r w:rsidRPr="00CE2519">
                          <w:rPr>
                            <w:b/>
                            <w:bCs/>
                          </w:rPr>
                          <w:tab/>
                          <w:t>6</w:t>
                        </w:r>
                        <w:r w:rsidRPr="00CE2519">
                          <w:rPr>
                            <w:b/>
                            <w:bCs/>
                          </w:rPr>
                          <w:tab/>
                        </w:r>
                        <w:r w:rsidRPr="00CE2519">
                          <w:rPr>
                            <w:b/>
                            <w:bCs/>
                          </w:rPr>
                          <w:tab/>
                        </w:r>
                        <w:r w:rsidRPr="00CE2519">
                          <w:rPr>
                            <w:b/>
                            <w:bCs/>
                          </w:rPr>
                          <w:tab/>
                        </w:r>
                        <w:r w:rsidRPr="00CE2519">
                          <w:rPr>
                            <w:b/>
                            <w:bCs/>
                          </w:rPr>
                          <w:tab/>
                          <w:t>12</w:t>
                        </w:r>
                        <w:r w:rsidRPr="00CE2519">
                          <w:rPr>
                            <w:b/>
                            <w:bCs/>
                          </w:rPr>
                          <w:tab/>
                        </w:r>
                        <w:r w:rsidRPr="00CE2519">
                          <w:rPr>
                            <w:b/>
                            <w:bCs/>
                          </w:rPr>
                          <w:tab/>
                        </w:r>
                        <w:r w:rsidRPr="00CE2519">
                          <w:rPr>
                            <w:b/>
                            <w:bCs/>
                          </w:rPr>
                          <w:tab/>
                        </w:r>
                        <w:r w:rsidRPr="00CE2519">
                          <w:rPr>
                            <w:b/>
                            <w:bCs/>
                          </w:rPr>
                          <w:tab/>
                          <w:t>18</w:t>
                        </w:r>
                        <w:r w:rsidRPr="00CE2519">
                          <w:rPr>
                            <w:b/>
                            <w:bCs/>
                          </w:rPr>
                          <w:tab/>
                        </w:r>
                        <w:r w:rsidRPr="00CE2519">
                          <w:rPr>
                            <w:b/>
                            <w:bCs/>
                          </w:rPr>
                          <w:tab/>
                        </w:r>
                        <w:r w:rsidRPr="00CE2519">
                          <w:rPr>
                            <w:b/>
                            <w:bCs/>
                          </w:rPr>
                          <w:tab/>
                        </w:r>
                        <w:r w:rsidRPr="00CE2519">
                          <w:rPr>
                            <w:b/>
                            <w:bCs/>
                          </w:rPr>
                          <w:tab/>
                          <w:t>24</w:t>
                        </w:r>
                        <w:r w:rsidRPr="00CE2519">
                          <w:rPr>
                            <w:b/>
                            <w:bCs/>
                          </w:rPr>
                          <w:tab/>
                        </w:r>
                        <w:r w:rsidRPr="00CE2519">
                          <w:rPr>
                            <w:b/>
                            <w:bCs/>
                          </w:rPr>
                          <w:tab/>
                        </w:r>
                        <w:r w:rsidRPr="00CE2519">
                          <w:rPr>
                            <w:b/>
                            <w:bCs/>
                          </w:rPr>
                          <w:tab/>
                        </w:r>
                      </w:p>
                    </w:txbxContent>
                  </v:textbox>
                </v:shape>
                <w10:wrap anchorx="margin"/>
              </v:group>
            </w:pict>
          </mc:Fallback>
        </mc:AlternateContent>
      </w:r>
    </w:p>
    <w:p w14:paraId="5DF6A113" w14:textId="7BE3D7D1" w:rsidR="008A4B62" w:rsidRPr="00AD46C0" w:rsidRDefault="002F68EA" w:rsidP="00325848">
      <w:pPr>
        <w:pStyle w:val="Heading1"/>
      </w:pPr>
      <w:bookmarkStart w:id="9" w:name="_Toc224212514"/>
      <w:r>
        <w:lastRenderedPageBreak/>
        <w:t xml:space="preserve">Overall </w:t>
      </w:r>
      <w:r w:rsidR="00AD46C0">
        <w:t>scope of review</w:t>
      </w:r>
      <w:bookmarkEnd w:id="9"/>
    </w:p>
    <w:p w14:paraId="78E8F00E" w14:textId="177F65CC" w:rsidR="003B55CE" w:rsidRDefault="00AD46C0" w:rsidP="008A4B62">
      <w:pPr>
        <w:jc w:val="center"/>
        <w:rPr>
          <w:b/>
          <w:bCs/>
        </w:rPr>
      </w:pPr>
      <w:r w:rsidRPr="008B01DE">
        <w:rPr>
          <w:noProof/>
        </w:rPr>
        <w:drawing>
          <wp:anchor distT="0" distB="0" distL="114300" distR="114300" simplePos="0" relativeHeight="251658246" behindDoc="0" locked="0" layoutInCell="1" allowOverlap="1" wp14:anchorId="1DE92631" wp14:editId="2E97FFBF">
            <wp:simplePos x="0" y="0"/>
            <wp:positionH relativeFrom="column">
              <wp:posOffset>-50800</wp:posOffset>
            </wp:positionH>
            <wp:positionV relativeFrom="paragraph">
              <wp:posOffset>268605</wp:posOffset>
            </wp:positionV>
            <wp:extent cx="8760613" cy="4855900"/>
            <wp:effectExtent l="0" t="0" r="2540" b="1905"/>
            <wp:wrapNone/>
            <wp:docPr id="6227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5628" name=""/>
                    <pic:cNvPicPr/>
                  </pic:nvPicPr>
                  <pic:blipFill>
                    <a:blip r:embed="rId43">
                      <a:extLst>
                        <a:ext uri="{28A0092B-C50C-407E-A947-70E740481C1C}">
                          <a14:useLocalDpi xmlns:a14="http://schemas.microsoft.com/office/drawing/2010/main" val="0"/>
                        </a:ext>
                      </a:extLst>
                    </a:blip>
                    <a:stretch>
                      <a:fillRect/>
                    </a:stretch>
                  </pic:blipFill>
                  <pic:spPr>
                    <a:xfrm>
                      <a:off x="0" y="0"/>
                      <a:ext cx="8760613" cy="4855900"/>
                    </a:xfrm>
                    <a:prstGeom prst="rect">
                      <a:avLst/>
                    </a:prstGeom>
                  </pic:spPr>
                </pic:pic>
              </a:graphicData>
            </a:graphic>
            <wp14:sizeRelH relativeFrom="margin">
              <wp14:pctWidth>0</wp14:pctWidth>
            </wp14:sizeRelH>
            <wp14:sizeRelV relativeFrom="margin">
              <wp14:pctHeight>0</wp14:pctHeight>
            </wp14:sizeRelV>
          </wp:anchor>
        </w:drawing>
      </w:r>
    </w:p>
    <w:p w14:paraId="4C8427A9" w14:textId="579D81BC" w:rsidR="008A4B62" w:rsidRDefault="008A4B62">
      <w:pPr>
        <w:rPr>
          <w:b/>
          <w:bCs/>
        </w:rPr>
      </w:pPr>
    </w:p>
    <w:p w14:paraId="0BC1DB01" w14:textId="047855C7" w:rsidR="00581F70" w:rsidRDefault="00581F70">
      <w:pPr>
        <w:rPr>
          <w:b/>
          <w:bCs/>
        </w:rPr>
      </w:pPr>
    </w:p>
    <w:p w14:paraId="225E315B" w14:textId="1FFC73B0" w:rsidR="008A4B62" w:rsidRDefault="008A4B62">
      <w:pPr>
        <w:rPr>
          <w:b/>
          <w:bCs/>
        </w:rPr>
      </w:pPr>
    </w:p>
    <w:p w14:paraId="63A7E273" w14:textId="5B4666B0" w:rsidR="008A4B62" w:rsidRDefault="008A4B62">
      <w:pPr>
        <w:rPr>
          <w:b/>
          <w:bCs/>
        </w:rPr>
      </w:pPr>
    </w:p>
    <w:p w14:paraId="3EAA3F47" w14:textId="77777777" w:rsidR="002F68EA" w:rsidRDefault="002F68EA">
      <w:pPr>
        <w:rPr>
          <w:b/>
          <w:bCs/>
        </w:rPr>
      </w:pPr>
    </w:p>
    <w:p w14:paraId="558C4B76" w14:textId="77777777" w:rsidR="002F68EA" w:rsidRDefault="002F68EA">
      <w:pPr>
        <w:rPr>
          <w:b/>
          <w:bCs/>
        </w:rPr>
      </w:pPr>
    </w:p>
    <w:p w14:paraId="31C1533F" w14:textId="77777777" w:rsidR="002F68EA" w:rsidRDefault="002F68EA">
      <w:pPr>
        <w:rPr>
          <w:b/>
          <w:bCs/>
        </w:rPr>
      </w:pPr>
    </w:p>
    <w:p w14:paraId="75A2DF88" w14:textId="77777777" w:rsidR="002F68EA" w:rsidRDefault="002F68EA">
      <w:pPr>
        <w:rPr>
          <w:b/>
          <w:bCs/>
        </w:rPr>
      </w:pPr>
    </w:p>
    <w:p w14:paraId="667C4E6F" w14:textId="77777777" w:rsidR="002F68EA" w:rsidRDefault="002F68EA">
      <w:pPr>
        <w:rPr>
          <w:b/>
          <w:bCs/>
        </w:rPr>
      </w:pPr>
    </w:p>
    <w:p w14:paraId="49260FF7" w14:textId="77777777" w:rsidR="002F68EA" w:rsidRDefault="002F68EA">
      <w:pPr>
        <w:rPr>
          <w:b/>
          <w:bCs/>
        </w:rPr>
      </w:pPr>
    </w:p>
    <w:p w14:paraId="1DEE4C99" w14:textId="77777777" w:rsidR="002F68EA" w:rsidRDefault="002F68EA">
      <w:pPr>
        <w:rPr>
          <w:b/>
          <w:bCs/>
        </w:rPr>
      </w:pPr>
    </w:p>
    <w:p w14:paraId="66AB711F" w14:textId="77777777" w:rsidR="002F68EA" w:rsidRDefault="002F68EA">
      <w:pPr>
        <w:rPr>
          <w:b/>
          <w:bCs/>
        </w:rPr>
      </w:pPr>
      <w:r>
        <w:rPr>
          <w:b/>
          <w:bCs/>
        </w:rPr>
        <w:br w:type="page"/>
      </w:r>
    </w:p>
    <w:p w14:paraId="4DDB1FFD" w14:textId="157082A7" w:rsidR="001B270D" w:rsidRPr="00971B96" w:rsidRDefault="001B270D">
      <w:pPr>
        <w:sectPr w:rsidR="001B270D" w:rsidRPr="00971B96" w:rsidSect="001B270D">
          <w:pgSz w:w="16838" w:h="11906" w:orient="landscape"/>
          <w:pgMar w:top="1440" w:right="1440" w:bottom="1440" w:left="1440" w:header="720" w:footer="720" w:gutter="0"/>
          <w:cols w:space="720"/>
          <w:docGrid w:linePitch="360"/>
        </w:sectPr>
      </w:pPr>
    </w:p>
    <w:p w14:paraId="19041422" w14:textId="61C10584" w:rsidR="00BD3E5C" w:rsidRPr="00511751" w:rsidRDefault="00E861EE" w:rsidP="00325848">
      <w:pPr>
        <w:pStyle w:val="Heading1"/>
      </w:pPr>
      <w:bookmarkStart w:id="10" w:name="_Toc224212515"/>
      <w:r>
        <w:lastRenderedPageBreak/>
        <w:t>Areas of focus</w:t>
      </w:r>
      <w:bookmarkEnd w:id="10"/>
    </w:p>
    <w:p w14:paraId="728B0B67" w14:textId="77D1CDD8" w:rsidR="00C92959" w:rsidRDefault="00C92959" w:rsidP="00724FFA">
      <w:commentRangeStart w:id="11"/>
      <w:r>
        <w:t xml:space="preserve">Below are listed a range of focus areas the review </w:t>
      </w:r>
      <w:r w:rsidRPr="3E1A7CAC">
        <w:rPr>
          <w:u w:val="single"/>
          <w:rPrChange w:id="12" w:author="Daniel Shelton" w:date="2026-03-19T17:20:00Z" w16du:dateUtc="2026-03-19T17:20:00Z">
            <w:rPr/>
          </w:rPrChange>
        </w:rPr>
        <w:t>could</w:t>
      </w:r>
      <w:r>
        <w:t xml:space="preserve"> take. </w:t>
      </w:r>
      <w:commentRangeEnd w:id="11"/>
      <w:r>
        <w:rPr>
          <w:rStyle w:val="CommentReference"/>
          <w:sz w:val="24"/>
          <w:szCs w:val="24"/>
        </w:rPr>
        <w:commentReference w:id="11"/>
      </w:r>
      <w:r w:rsidR="00BE35EC">
        <w:t xml:space="preserve">These will need to be prioritised and </w:t>
      </w:r>
      <w:commentRangeStart w:id="13"/>
      <w:r w:rsidR="00BE35EC">
        <w:t xml:space="preserve">resourced </w:t>
      </w:r>
      <w:r w:rsidR="7D948BBD">
        <w:t xml:space="preserve">within this project budget </w:t>
      </w:r>
      <w:commentRangeEnd w:id="13"/>
      <w:r>
        <w:rPr>
          <w:rStyle w:val="CommentReference"/>
          <w:sz w:val="24"/>
          <w:szCs w:val="24"/>
        </w:rPr>
        <w:commentReference w:id="13"/>
      </w:r>
      <w:r w:rsidR="00BE35EC">
        <w:t xml:space="preserve">accordingly. </w:t>
      </w:r>
    </w:p>
    <w:tbl>
      <w:tblPr>
        <w:tblStyle w:val="TableGrid"/>
        <w:tblW w:w="9460" w:type="dxa"/>
        <w:tblLook w:val="04A0" w:firstRow="1" w:lastRow="0" w:firstColumn="1" w:lastColumn="0" w:noHBand="0" w:noVBand="1"/>
      </w:tblPr>
      <w:tblGrid>
        <w:gridCol w:w="2918"/>
        <w:gridCol w:w="1151"/>
        <w:gridCol w:w="1050"/>
        <w:gridCol w:w="1222"/>
        <w:gridCol w:w="1021"/>
        <w:gridCol w:w="1046"/>
        <w:gridCol w:w="1052"/>
      </w:tblGrid>
      <w:tr w:rsidR="00DE5BAA" w14:paraId="38DFF44E" w14:textId="70561C25" w:rsidTr="29990F91">
        <w:tc>
          <w:tcPr>
            <w:tcW w:w="2918" w:type="dxa"/>
            <w:vMerge w:val="restart"/>
          </w:tcPr>
          <w:p w14:paraId="7FB69763" w14:textId="33E0E145" w:rsidR="00C04A4B" w:rsidRPr="00DB355B" w:rsidRDefault="00C04A4B" w:rsidP="00C04A4B">
            <w:pPr>
              <w:rPr>
                <w:b/>
                <w:bCs/>
              </w:rPr>
            </w:pPr>
            <w:r w:rsidRPr="00DB355B">
              <w:rPr>
                <w:b/>
                <w:bCs/>
              </w:rPr>
              <w:t>Focus Area</w:t>
            </w:r>
            <w:r w:rsidR="005C4139">
              <w:rPr>
                <w:b/>
                <w:bCs/>
              </w:rPr>
              <w:t xml:space="preserve"> installation journey: </w:t>
            </w:r>
          </w:p>
        </w:tc>
        <w:tc>
          <w:tcPr>
            <w:tcW w:w="4444" w:type="dxa"/>
            <w:gridSpan w:val="4"/>
          </w:tcPr>
          <w:p w14:paraId="2DA7924F" w14:textId="77777777" w:rsidR="00C04A4B" w:rsidRPr="00B342FB" w:rsidRDefault="00C04A4B" w:rsidP="00C04A4B">
            <w:r>
              <w:rPr>
                <w:b/>
                <w:bCs/>
              </w:rPr>
              <w:t>Relevant housing type</w:t>
            </w:r>
            <w:r w:rsidR="000F3F69">
              <w:rPr>
                <w:b/>
                <w:bCs/>
              </w:rPr>
              <w:t xml:space="preserve"> </w:t>
            </w:r>
            <w:r w:rsidR="000F3F69" w:rsidRPr="00B342FB">
              <w:t>(scope TBC)</w:t>
            </w:r>
            <w:r w:rsidR="005420CA" w:rsidRPr="00B342FB">
              <w:t xml:space="preserve"> and current status</w:t>
            </w:r>
            <w:r w:rsidR="000D405C" w:rsidRPr="00B342FB">
              <w:t xml:space="preserve"> re work to date</w:t>
            </w:r>
          </w:p>
          <w:p w14:paraId="2816FA81" w14:textId="0F8F5D7D" w:rsidR="00397133" w:rsidRPr="00DB355B" w:rsidRDefault="00397133" w:rsidP="00C04A4B">
            <w:pPr>
              <w:rPr>
                <w:b/>
                <w:bCs/>
              </w:rPr>
            </w:pPr>
            <w:r w:rsidRPr="00B342FB">
              <w:t>(Red: no work undertaken</w:t>
            </w:r>
            <w:r w:rsidR="002E50A1">
              <w:t xml:space="preserve"> </w:t>
            </w:r>
            <w:r w:rsidR="00A16752">
              <w:t>or not recently updated/reviewed</w:t>
            </w:r>
            <w:r w:rsidRPr="00B342FB">
              <w:t>, Amber: work underway</w:t>
            </w:r>
            <w:r w:rsidR="000F06B6">
              <w:t>/ refresher</w:t>
            </w:r>
            <w:r w:rsidR="000F6243">
              <w:t xml:space="preserve"> may be required</w:t>
            </w:r>
            <w:r w:rsidRPr="00B342FB">
              <w:t xml:space="preserve">, Green: Complete and/or </w:t>
            </w:r>
            <w:r w:rsidR="00EB5D93" w:rsidRPr="00B342FB">
              <w:t>substantive work commenced</w:t>
            </w:r>
            <w:r w:rsidR="00EB5D93">
              <w:rPr>
                <w:b/>
                <w:bCs/>
              </w:rPr>
              <w:t>)</w:t>
            </w:r>
          </w:p>
        </w:tc>
        <w:tc>
          <w:tcPr>
            <w:tcW w:w="1046" w:type="dxa"/>
          </w:tcPr>
          <w:p w14:paraId="4066C0ED" w14:textId="293A9C5F" w:rsidR="00C04A4B" w:rsidRPr="00DB355B" w:rsidRDefault="00C04A4B" w:rsidP="00C04A4B">
            <w:pPr>
              <w:rPr>
                <w:b/>
                <w:bCs/>
              </w:rPr>
            </w:pPr>
          </w:p>
        </w:tc>
        <w:tc>
          <w:tcPr>
            <w:tcW w:w="1052" w:type="dxa"/>
          </w:tcPr>
          <w:p w14:paraId="38326B51" w14:textId="77777777" w:rsidR="00C04A4B" w:rsidRDefault="00C04A4B" w:rsidP="00C04A4B">
            <w:pPr>
              <w:rPr>
                <w:b/>
                <w:bCs/>
              </w:rPr>
            </w:pPr>
            <w:r w:rsidRPr="00DB355B">
              <w:rPr>
                <w:b/>
                <w:bCs/>
              </w:rPr>
              <w:t>Priority</w:t>
            </w:r>
          </w:p>
          <w:p w14:paraId="3282A058" w14:textId="69BAE0E1" w:rsidR="008A1756" w:rsidRPr="00DB355B" w:rsidRDefault="008A1756" w:rsidP="00C04A4B">
            <w:pPr>
              <w:rPr>
                <w:b/>
                <w:bCs/>
              </w:rPr>
            </w:pPr>
            <w:r>
              <w:rPr>
                <w:b/>
                <w:bCs/>
              </w:rPr>
              <w:t>TBC</w:t>
            </w:r>
          </w:p>
        </w:tc>
      </w:tr>
      <w:tr w:rsidR="006F6B64" w14:paraId="082F38F8" w14:textId="6EAAB065" w:rsidTr="29990F91">
        <w:tc>
          <w:tcPr>
            <w:tcW w:w="2918" w:type="dxa"/>
            <w:vMerge/>
          </w:tcPr>
          <w:p w14:paraId="02AC2B08" w14:textId="30005104" w:rsidR="00C04A4B" w:rsidRDefault="00C04A4B" w:rsidP="00C04A4B"/>
        </w:tc>
        <w:tc>
          <w:tcPr>
            <w:tcW w:w="1151" w:type="dxa"/>
          </w:tcPr>
          <w:p w14:paraId="21FB8B74" w14:textId="546AFEB0" w:rsidR="00C04A4B" w:rsidRDefault="00C04A4B" w:rsidP="00C04A4B">
            <w:r>
              <w:t>New build</w:t>
            </w:r>
          </w:p>
        </w:tc>
        <w:tc>
          <w:tcPr>
            <w:tcW w:w="1050" w:type="dxa"/>
          </w:tcPr>
          <w:p w14:paraId="4A21A7CD" w14:textId="47B162F8" w:rsidR="00C04A4B" w:rsidRDefault="00C04A4B" w:rsidP="00C04A4B">
            <w:r>
              <w:t>Social Retrofit</w:t>
            </w:r>
          </w:p>
        </w:tc>
        <w:tc>
          <w:tcPr>
            <w:tcW w:w="1222" w:type="dxa"/>
          </w:tcPr>
          <w:p w14:paraId="1E7A7A1A" w14:textId="5237C4D8" w:rsidR="00C04A4B" w:rsidRDefault="00C04A4B" w:rsidP="00C04A4B">
            <w:r>
              <w:t>Non Domestic</w:t>
            </w:r>
          </w:p>
        </w:tc>
        <w:tc>
          <w:tcPr>
            <w:tcW w:w="1021" w:type="dxa"/>
          </w:tcPr>
          <w:p w14:paraId="76D0BD03" w14:textId="3634B116" w:rsidR="00C04A4B" w:rsidRDefault="00C04A4B" w:rsidP="00C04A4B">
            <w:r>
              <w:t>Re-fits</w:t>
            </w:r>
          </w:p>
        </w:tc>
        <w:tc>
          <w:tcPr>
            <w:tcW w:w="1046" w:type="dxa"/>
          </w:tcPr>
          <w:p w14:paraId="40F00B5C" w14:textId="294AA0A8" w:rsidR="00C04A4B" w:rsidRDefault="00C04A4B" w:rsidP="00C04A4B">
            <w:r>
              <w:t>Local Grant retrofit</w:t>
            </w:r>
          </w:p>
        </w:tc>
        <w:tc>
          <w:tcPr>
            <w:tcW w:w="1052" w:type="dxa"/>
          </w:tcPr>
          <w:p w14:paraId="253E0855" w14:textId="4AF689D5" w:rsidR="00C04A4B" w:rsidRDefault="00C04A4B" w:rsidP="00C04A4B"/>
        </w:tc>
      </w:tr>
      <w:tr w:rsidR="00D85F7F" w14:paraId="221FC1C3" w14:textId="696A2943" w:rsidTr="29990F91">
        <w:tc>
          <w:tcPr>
            <w:tcW w:w="2918" w:type="dxa"/>
          </w:tcPr>
          <w:p w14:paraId="16A93F3D" w14:textId="5E165680" w:rsidR="00C04A4B" w:rsidRPr="00EC62E3" w:rsidRDefault="00C04A4B" w:rsidP="000C5874">
            <w:pPr>
              <w:rPr>
                <w:i/>
                <w:iCs/>
              </w:rPr>
            </w:pPr>
            <w:r w:rsidRPr="00EC62E3">
              <w:rPr>
                <w:i/>
                <w:iCs/>
              </w:rPr>
              <w:t xml:space="preserve">Procurement </w:t>
            </w:r>
          </w:p>
        </w:tc>
        <w:tc>
          <w:tcPr>
            <w:tcW w:w="1151" w:type="dxa"/>
            <w:shd w:val="clear" w:color="auto" w:fill="FF0000"/>
          </w:tcPr>
          <w:p w14:paraId="75EBC306" w14:textId="48F42630" w:rsidR="00C04A4B" w:rsidRDefault="00C04A4B" w:rsidP="00C04A4B">
            <w:r>
              <w:t>x</w:t>
            </w:r>
          </w:p>
        </w:tc>
        <w:tc>
          <w:tcPr>
            <w:tcW w:w="1050" w:type="dxa"/>
            <w:shd w:val="clear" w:color="auto" w:fill="00B050"/>
          </w:tcPr>
          <w:p w14:paraId="70A5C266" w14:textId="5969E617" w:rsidR="00C04A4B" w:rsidRDefault="00C04A4B" w:rsidP="00C04A4B">
            <w:r>
              <w:t>x</w:t>
            </w:r>
          </w:p>
        </w:tc>
        <w:tc>
          <w:tcPr>
            <w:tcW w:w="1222" w:type="dxa"/>
            <w:shd w:val="clear" w:color="auto" w:fill="FF0000"/>
          </w:tcPr>
          <w:p w14:paraId="06915C64" w14:textId="40877826" w:rsidR="00C04A4B" w:rsidRDefault="00C04A4B" w:rsidP="00C04A4B">
            <w:r>
              <w:t>x</w:t>
            </w:r>
          </w:p>
        </w:tc>
        <w:tc>
          <w:tcPr>
            <w:tcW w:w="1021" w:type="dxa"/>
            <w:shd w:val="clear" w:color="auto" w:fill="FFC000"/>
          </w:tcPr>
          <w:p w14:paraId="1FEBC3BE" w14:textId="79C1456D" w:rsidR="00C04A4B" w:rsidRDefault="00C04A4B" w:rsidP="00C04A4B">
            <w:r>
              <w:t>x</w:t>
            </w:r>
          </w:p>
        </w:tc>
        <w:tc>
          <w:tcPr>
            <w:tcW w:w="1046" w:type="dxa"/>
            <w:shd w:val="clear" w:color="auto" w:fill="00B050"/>
          </w:tcPr>
          <w:p w14:paraId="32C100F4" w14:textId="575B4BEC" w:rsidR="00C04A4B" w:rsidRDefault="00C04A4B" w:rsidP="00C04A4B">
            <w:r>
              <w:t>x</w:t>
            </w:r>
          </w:p>
        </w:tc>
        <w:tc>
          <w:tcPr>
            <w:tcW w:w="1052" w:type="dxa"/>
          </w:tcPr>
          <w:p w14:paraId="28BDE009" w14:textId="77777777" w:rsidR="00C04A4B" w:rsidRDefault="00C04A4B" w:rsidP="00C04A4B"/>
        </w:tc>
      </w:tr>
      <w:tr w:rsidR="00D85F7F" w14:paraId="7BCDC27A" w14:textId="4DE3A758" w:rsidTr="29990F91">
        <w:tc>
          <w:tcPr>
            <w:tcW w:w="2918" w:type="dxa"/>
          </w:tcPr>
          <w:p w14:paraId="37590F50" w14:textId="405E94C0" w:rsidR="00C04A4B" w:rsidRPr="00EC62E3" w:rsidRDefault="00C04A4B" w:rsidP="000C5874">
            <w:pPr>
              <w:rPr>
                <w:i/>
                <w:iCs/>
              </w:rPr>
            </w:pPr>
            <w:r w:rsidRPr="00EC62E3">
              <w:rPr>
                <w:i/>
                <w:iCs/>
              </w:rPr>
              <w:t>Planning</w:t>
            </w:r>
            <w:r w:rsidR="006E6C89">
              <w:rPr>
                <w:i/>
                <w:iCs/>
              </w:rPr>
              <w:t xml:space="preserve"> department</w:t>
            </w:r>
          </w:p>
        </w:tc>
        <w:tc>
          <w:tcPr>
            <w:tcW w:w="1151" w:type="dxa"/>
            <w:shd w:val="clear" w:color="auto" w:fill="FF0000"/>
          </w:tcPr>
          <w:p w14:paraId="6EAD2FC0" w14:textId="21740C19" w:rsidR="00C04A4B" w:rsidRDefault="00C04A4B" w:rsidP="00C04A4B">
            <w:r>
              <w:t>x</w:t>
            </w:r>
            <w:commentRangeStart w:id="14"/>
            <w:commentRangeStart w:id="15"/>
            <w:commentRangeStart w:id="16"/>
            <w:commentRangeEnd w:id="14"/>
            <w:r>
              <w:rPr>
                <w:rStyle w:val="CommentReference"/>
                <w:sz w:val="24"/>
                <w:szCs w:val="24"/>
              </w:rPr>
              <w:commentReference w:id="14"/>
            </w:r>
            <w:commentRangeEnd w:id="15"/>
            <w:r>
              <w:rPr>
                <w:rStyle w:val="CommentReference"/>
                <w:sz w:val="24"/>
                <w:szCs w:val="24"/>
              </w:rPr>
              <w:commentReference w:id="15"/>
            </w:r>
            <w:commentRangeEnd w:id="16"/>
            <w:r>
              <w:rPr>
                <w:rStyle w:val="CommentReference"/>
                <w:sz w:val="24"/>
                <w:szCs w:val="24"/>
              </w:rPr>
              <w:commentReference w:id="16"/>
            </w:r>
          </w:p>
        </w:tc>
        <w:tc>
          <w:tcPr>
            <w:tcW w:w="1050" w:type="dxa"/>
            <w:shd w:val="clear" w:color="auto" w:fill="FF0000"/>
          </w:tcPr>
          <w:p w14:paraId="050DC1BA" w14:textId="2328B42E" w:rsidR="00C04A4B" w:rsidRDefault="00C04A4B" w:rsidP="00C04A4B">
            <w:r>
              <w:t>x</w:t>
            </w:r>
          </w:p>
        </w:tc>
        <w:tc>
          <w:tcPr>
            <w:tcW w:w="1222" w:type="dxa"/>
            <w:shd w:val="clear" w:color="auto" w:fill="FF0000"/>
          </w:tcPr>
          <w:p w14:paraId="5C30C6C5" w14:textId="28190FF0" w:rsidR="00C04A4B" w:rsidRDefault="00C04A4B" w:rsidP="00C04A4B">
            <w:r>
              <w:t>x</w:t>
            </w:r>
          </w:p>
        </w:tc>
        <w:tc>
          <w:tcPr>
            <w:tcW w:w="1021" w:type="dxa"/>
          </w:tcPr>
          <w:p w14:paraId="06F40FA8" w14:textId="1BDBD96C" w:rsidR="00C04A4B" w:rsidRDefault="00C04A4B" w:rsidP="00C04A4B"/>
        </w:tc>
        <w:tc>
          <w:tcPr>
            <w:tcW w:w="1046" w:type="dxa"/>
            <w:shd w:val="clear" w:color="auto" w:fill="FF0000"/>
          </w:tcPr>
          <w:p w14:paraId="5C094FAF" w14:textId="39EB77A9" w:rsidR="00C04A4B" w:rsidRDefault="00C04A4B" w:rsidP="00C04A4B">
            <w:r>
              <w:t>x</w:t>
            </w:r>
          </w:p>
        </w:tc>
        <w:tc>
          <w:tcPr>
            <w:tcW w:w="1052" w:type="dxa"/>
          </w:tcPr>
          <w:p w14:paraId="3197A6CC" w14:textId="77777777" w:rsidR="00C04A4B" w:rsidRDefault="00C04A4B" w:rsidP="00C04A4B"/>
        </w:tc>
      </w:tr>
      <w:tr w:rsidR="00D17B9E" w14:paraId="7B24D16A" w14:textId="2543E5BA" w:rsidTr="29990F91">
        <w:tc>
          <w:tcPr>
            <w:tcW w:w="2918" w:type="dxa"/>
          </w:tcPr>
          <w:p w14:paraId="1FAAAE38" w14:textId="7F6CE949" w:rsidR="00C04A4B" w:rsidRPr="00EC62E3" w:rsidRDefault="00C04A4B" w:rsidP="000C5874">
            <w:pPr>
              <w:rPr>
                <w:i/>
                <w:iCs/>
              </w:rPr>
            </w:pPr>
            <w:r w:rsidRPr="00EC62E3">
              <w:rPr>
                <w:i/>
                <w:iCs/>
              </w:rPr>
              <w:t>Specifications/ Employer requirements</w:t>
            </w:r>
            <w:r w:rsidR="00984C07" w:rsidRPr="00EC62E3">
              <w:rPr>
                <w:i/>
                <w:iCs/>
              </w:rPr>
              <w:t xml:space="preserve"> </w:t>
            </w:r>
          </w:p>
        </w:tc>
        <w:tc>
          <w:tcPr>
            <w:tcW w:w="1151" w:type="dxa"/>
            <w:shd w:val="clear" w:color="auto" w:fill="FFC000"/>
          </w:tcPr>
          <w:p w14:paraId="021C644A" w14:textId="322DF0F2" w:rsidR="3E1A7CAC" w:rsidRDefault="3E1A7CAC" w:rsidP="29990F91">
            <w:pPr>
              <w:rPr>
                <w:rFonts w:ascii="Aptos" w:eastAsia="MS Mincho" w:hAnsi="Aptos" w:cs="Arial"/>
              </w:rPr>
            </w:pPr>
            <w:r>
              <w:t>x</w:t>
            </w:r>
          </w:p>
        </w:tc>
        <w:tc>
          <w:tcPr>
            <w:tcW w:w="1050" w:type="dxa"/>
            <w:shd w:val="clear" w:color="auto" w:fill="FFC000"/>
          </w:tcPr>
          <w:p w14:paraId="1109DBF5" w14:textId="607C091A" w:rsidR="3E1A7CAC" w:rsidRDefault="3E1A7CAC" w:rsidP="29990F91">
            <w:pPr>
              <w:rPr>
                <w:rFonts w:ascii="Aptos" w:eastAsia="MS Mincho" w:hAnsi="Aptos" w:cs="Arial"/>
              </w:rPr>
            </w:pPr>
            <w:r>
              <w:t>x</w:t>
            </w:r>
          </w:p>
        </w:tc>
        <w:tc>
          <w:tcPr>
            <w:tcW w:w="1222" w:type="dxa"/>
            <w:shd w:val="clear" w:color="auto" w:fill="FF0000"/>
          </w:tcPr>
          <w:p w14:paraId="140D9D74" w14:textId="05E20482" w:rsidR="00C04A4B" w:rsidRDefault="00C04A4B" w:rsidP="00C04A4B">
            <w:r>
              <w:t>x</w:t>
            </w:r>
          </w:p>
        </w:tc>
        <w:tc>
          <w:tcPr>
            <w:tcW w:w="1021" w:type="dxa"/>
            <w:shd w:val="clear" w:color="auto" w:fill="FFC000"/>
          </w:tcPr>
          <w:p w14:paraId="13C5A1C2" w14:textId="4AD39C2F" w:rsidR="00C04A4B" w:rsidRDefault="00C04A4B" w:rsidP="00C04A4B">
            <w:r>
              <w:t>x</w:t>
            </w:r>
          </w:p>
        </w:tc>
        <w:tc>
          <w:tcPr>
            <w:tcW w:w="1046" w:type="dxa"/>
          </w:tcPr>
          <w:p w14:paraId="1FDB3BE9" w14:textId="331B9051" w:rsidR="00C04A4B" w:rsidRDefault="00C04A4B" w:rsidP="00C04A4B">
            <w:r>
              <w:t>x</w:t>
            </w:r>
          </w:p>
        </w:tc>
        <w:tc>
          <w:tcPr>
            <w:tcW w:w="1052" w:type="dxa"/>
          </w:tcPr>
          <w:p w14:paraId="38D0E2B1" w14:textId="77777777" w:rsidR="00C04A4B" w:rsidRDefault="00C04A4B" w:rsidP="00C04A4B"/>
        </w:tc>
      </w:tr>
      <w:tr w:rsidR="00D17B9E" w14:paraId="522FF0C1" w14:textId="763A92C3" w:rsidTr="29990F91">
        <w:tc>
          <w:tcPr>
            <w:tcW w:w="2918" w:type="dxa"/>
          </w:tcPr>
          <w:p w14:paraId="4E82CAD7" w14:textId="550A6816" w:rsidR="00C04A4B" w:rsidRPr="00EC62E3" w:rsidRDefault="00840848" w:rsidP="000C5874">
            <w:pPr>
              <w:rPr>
                <w:i/>
                <w:iCs/>
              </w:rPr>
            </w:pPr>
            <w:r w:rsidRPr="00EC62E3">
              <w:rPr>
                <w:i/>
                <w:iCs/>
              </w:rPr>
              <w:t xml:space="preserve">Installation </w:t>
            </w:r>
          </w:p>
        </w:tc>
        <w:tc>
          <w:tcPr>
            <w:tcW w:w="1151" w:type="dxa"/>
          </w:tcPr>
          <w:p w14:paraId="0AAC7359" w14:textId="132DCF9F" w:rsidR="00C04A4B" w:rsidRDefault="005F1266" w:rsidP="00C04A4B">
            <w:r>
              <w:t>NA</w:t>
            </w:r>
          </w:p>
        </w:tc>
        <w:tc>
          <w:tcPr>
            <w:tcW w:w="1050" w:type="dxa"/>
          </w:tcPr>
          <w:p w14:paraId="14D1DDA0" w14:textId="3512C920" w:rsidR="00C04A4B" w:rsidRDefault="005F1266" w:rsidP="00C04A4B">
            <w:r>
              <w:t>NA</w:t>
            </w:r>
          </w:p>
        </w:tc>
        <w:tc>
          <w:tcPr>
            <w:tcW w:w="1222" w:type="dxa"/>
          </w:tcPr>
          <w:p w14:paraId="0CE64B41" w14:textId="108664C4" w:rsidR="00C04A4B" w:rsidRDefault="005F1266" w:rsidP="00C04A4B">
            <w:r>
              <w:t>NA</w:t>
            </w:r>
          </w:p>
        </w:tc>
        <w:tc>
          <w:tcPr>
            <w:tcW w:w="1021" w:type="dxa"/>
            <w:shd w:val="clear" w:color="auto" w:fill="FF0000"/>
          </w:tcPr>
          <w:p w14:paraId="23B70F5E" w14:textId="63C33F18" w:rsidR="00C04A4B" w:rsidRDefault="005420CA" w:rsidP="00C04A4B">
            <w:r>
              <w:t>x</w:t>
            </w:r>
          </w:p>
        </w:tc>
        <w:tc>
          <w:tcPr>
            <w:tcW w:w="1046" w:type="dxa"/>
          </w:tcPr>
          <w:p w14:paraId="40D54F6E" w14:textId="089E8E6B" w:rsidR="00C04A4B" w:rsidRDefault="005F1266" w:rsidP="00C04A4B">
            <w:r>
              <w:t>NA</w:t>
            </w:r>
          </w:p>
        </w:tc>
        <w:tc>
          <w:tcPr>
            <w:tcW w:w="1052" w:type="dxa"/>
          </w:tcPr>
          <w:p w14:paraId="401D466A" w14:textId="77777777" w:rsidR="00C04A4B" w:rsidRDefault="00C04A4B" w:rsidP="00C04A4B"/>
        </w:tc>
      </w:tr>
      <w:tr w:rsidR="00D85F7F" w14:paraId="3383F92B" w14:textId="77777777" w:rsidTr="29990F91">
        <w:trPr>
          <w:trHeight w:val="300"/>
        </w:trPr>
        <w:tc>
          <w:tcPr>
            <w:tcW w:w="2918" w:type="dxa"/>
          </w:tcPr>
          <w:p w14:paraId="13A0CC18" w14:textId="657CD324" w:rsidR="00834DD7" w:rsidRPr="00EC62E3" w:rsidRDefault="00840848" w:rsidP="000C5874">
            <w:pPr>
              <w:rPr>
                <w:i/>
                <w:iCs/>
              </w:rPr>
            </w:pPr>
            <w:r w:rsidRPr="00EC62E3">
              <w:rPr>
                <w:i/>
                <w:iCs/>
              </w:rPr>
              <w:t>Handover</w:t>
            </w:r>
          </w:p>
        </w:tc>
        <w:tc>
          <w:tcPr>
            <w:tcW w:w="1151" w:type="dxa"/>
            <w:shd w:val="clear" w:color="auto" w:fill="FFC000"/>
          </w:tcPr>
          <w:p w14:paraId="1AC279CE" w14:textId="54585D93" w:rsidR="00834DD7" w:rsidRDefault="005420CA" w:rsidP="00C04A4B">
            <w:r>
              <w:t>x</w:t>
            </w:r>
          </w:p>
        </w:tc>
        <w:tc>
          <w:tcPr>
            <w:tcW w:w="1050" w:type="dxa"/>
            <w:shd w:val="clear" w:color="auto" w:fill="FFC000"/>
          </w:tcPr>
          <w:p w14:paraId="31C79972" w14:textId="5D0AB2C8" w:rsidR="00834DD7" w:rsidRDefault="005420CA" w:rsidP="00C04A4B">
            <w:r>
              <w:t>x</w:t>
            </w:r>
          </w:p>
        </w:tc>
        <w:tc>
          <w:tcPr>
            <w:tcW w:w="1222" w:type="dxa"/>
            <w:shd w:val="clear" w:color="auto" w:fill="FF0000"/>
          </w:tcPr>
          <w:p w14:paraId="51567A70" w14:textId="7E798F73" w:rsidR="00834DD7" w:rsidRDefault="005420CA" w:rsidP="00C04A4B">
            <w:r>
              <w:t>x</w:t>
            </w:r>
          </w:p>
        </w:tc>
        <w:tc>
          <w:tcPr>
            <w:tcW w:w="1021" w:type="dxa"/>
            <w:shd w:val="clear" w:color="auto" w:fill="FF0000"/>
          </w:tcPr>
          <w:p w14:paraId="7DA3F439" w14:textId="18812518" w:rsidR="00834DD7" w:rsidRDefault="005420CA" w:rsidP="00C04A4B">
            <w:r>
              <w:t>x</w:t>
            </w:r>
          </w:p>
        </w:tc>
        <w:tc>
          <w:tcPr>
            <w:tcW w:w="1046" w:type="dxa"/>
            <w:shd w:val="clear" w:color="auto" w:fill="FFC000"/>
          </w:tcPr>
          <w:p w14:paraId="15DD313C" w14:textId="2D78B601" w:rsidR="00834DD7" w:rsidRDefault="005420CA" w:rsidP="00C04A4B">
            <w:r>
              <w:t>x</w:t>
            </w:r>
          </w:p>
        </w:tc>
        <w:tc>
          <w:tcPr>
            <w:tcW w:w="1052" w:type="dxa"/>
          </w:tcPr>
          <w:p w14:paraId="61B68E75" w14:textId="77777777" w:rsidR="00834DD7" w:rsidRDefault="00834DD7" w:rsidP="00C04A4B"/>
        </w:tc>
      </w:tr>
      <w:tr w:rsidR="00D85F7F" w14:paraId="4C8D1F0B" w14:textId="77777777" w:rsidTr="29990F91">
        <w:tc>
          <w:tcPr>
            <w:tcW w:w="2918" w:type="dxa"/>
          </w:tcPr>
          <w:p w14:paraId="3ECAEAEA" w14:textId="715A9A21" w:rsidR="005F1266" w:rsidRPr="00244F51" w:rsidRDefault="005F1266" w:rsidP="005F1266">
            <w:pPr>
              <w:rPr>
                <w:i/>
                <w:iCs/>
              </w:rPr>
            </w:pPr>
            <w:r w:rsidRPr="00244F51">
              <w:rPr>
                <w:i/>
                <w:iCs/>
              </w:rPr>
              <w:t>Quality assurance/ monitoring</w:t>
            </w:r>
          </w:p>
        </w:tc>
        <w:tc>
          <w:tcPr>
            <w:tcW w:w="1151" w:type="dxa"/>
            <w:shd w:val="clear" w:color="auto" w:fill="FFC000"/>
          </w:tcPr>
          <w:p w14:paraId="09A2E3C9" w14:textId="4FDC27F5" w:rsidR="005F1266" w:rsidRDefault="005F1266" w:rsidP="005F1266">
            <w:r>
              <w:t>x</w:t>
            </w:r>
          </w:p>
        </w:tc>
        <w:tc>
          <w:tcPr>
            <w:tcW w:w="1050" w:type="dxa"/>
            <w:shd w:val="clear" w:color="auto" w:fill="FFC000"/>
          </w:tcPr>
          <w:p w14:paraId="49094227" w14:textId="4BF5B22D" w:rsidR="005F1266" w:rsidRDefault="005F1266" w:rsidP="005F1266">
            <w:r>
              <w:t>x</w:t>
            </w:r>
          </w:p>
        </w:tc>
        <w:tc>
          <w:tcPr>
            <w:tcW w:w="1222" w:type="dxa"/>
            <w:shd w:val="clear" w:color="auto" w:fill="FF0000"/>
          </w:tcPr>
          <w:p w14:paraId="033BAB7D" w14:textId="2BC14FD3" w:rsidR="005F1266" w:rsidRDefault="005F1266" w:rsidP="005F1266">
            <w:r>
              <w:t>x</w:t>
            </w:r>
          </w:p>
        </w:tc>
        <w:tc>
          <w:tcPr>
            <w:tcW w:w="1021" w:type="dxa"/>
            <w:shd w:val="clear" w:color="auto" w:fill="FF0000"/>
          </w:tcPr>
          <w:p w14:paraId="232E7B4E" w14:textId="32202593" w:rsidR="005F1266" w:rsidRDefault="005F1266" w:rsidP="005F1266">
            <w:r>
              <w:t>x</w:t>
            </w:r>
          </w:p>
        </w:tc>
        <w:tc>
          <w:tcPr>
            <w:tcW w:w="1046" w:type="dxa"/>
            <w:shd w:val="clear" w:color="auto" w:fill="FFC000"/>
          </w:tcPr>
          <w:p w14:paraId="493D2F36" w14:textId="164E3CAA" w:rsidR="005F1266" w:rsidRDefault="005F1266" w:rsidP="005F1266">
            <w:r>
              <w:t>x</w:t>
            </w:r>
          </w:p>
        </w:tc>
        <w:tc>
          <w:tcPr>
            <w:tcW w:w="1052" w:type="dxa"/>
          </w:tcPr>
          <w:p w14:paraId="4B490D39" w14:textId="77777777" w:rsidR="005F1266" w:rsidRDefault="005F1266" w:rsidP="005F1266"/>
        </w:tc>
      </w:tr>
      <w:tr w:rsidR="00D85F7F" w14:paraId="3BC49681" w14:textId="77777777" w:rsidTr="29990F91">
        <w:tc>
          <w:tcPr>
            <w:tcW w:w="2918" w:type="dxa"/>
          </w:tcPr>
          <w:p w14:paraId="4818E5B9" w14:textId="7F598CC3" w:rsidR="005F1266" w:rsidRPr="00244F51" w:rsidRDefault="005F1266" w:rsidP="005F1266">
            <w:pPr>
              <w:rPr>
                <w:i/>
                <w:iCs/>
              </w:rPr>
            </w:pPr>
            <w:r w:rsidRPr="00244F51">
              <w:rPr>
                <w:i/>
                <w:iCs/>
              </w:rPr>
              <w:t>Service and maintenance arrangements</w:t>
            </w:r>
          </w:p>
        </w:tc>
        <w:tc>
          <w:tcPr>
            <w:tcW w:w="1151" w:type="dxa"/>
            <w:shd w:val="clear" w:color="auto" w:fill="FF0000"/>
          </w:tcPr>
          <w:p w14:paraId="7E31D7F9" w14:textId="6D512BFC" w:rsidR="005F1266" w:rsidRDefault="005F1266" w:rsidP="005F1266">
            <w:r>
              <w:t>x</w:t>
            </w:r>
          </w:p>
        </w:tc>
        <w:tc>
          <w:tcPr>
            <w:tcW w:w="1050" w:type="dxa"/>
            <w:shd w:val="clear" w:color="auto" w:fill="FF0000"/>
          </w:tcPr>
          <w:p w14:paraId="59376FA1" w14:textId="5E1156E9" w:rsidR="005F1266" w:rsidRDefault="005F1266" w:rsidP="005F1266">
            <w:r>
              <w:t>x</w:t>
            </w:r>
          </w:p>
        </w:tc>
        <w:tc>
          <w:tcPr>
            <w:tcW w:w="1222" w:type="dxa"/>
            <w:shd w:val="clear" w:color="auto" w:fill="FF0000"/>
          </w:tcPr>
          <w:p w14:paraId="3EC25D36" w14:textId="5A401178" w:rsidR="005F1266" w:rsidRDefault="005F1266" w:rsidP="005F1266">
            <w:r>
              <w:t>x</w:t>
            </w:r>
          </w:p>
        </w:tc>
        <w:tc>
          <w:tcPr>
            <w:tcW w:w="1021" w:type="dxa"/>
            <w:shd w:val="clear" w:color="auto" w:fill="FF0000"/>
          </w:tcPr>
          <w:p w14:paraId="417EC5C5" w14:textId="66EB06DA" w:rsidR="005F1266" w:rsidRDefault="005F1266" w:rsidP="005F1266">
            <w:r>
              <w:t>x</w:t>
            </w:r>
          </w:p>
        </w:tc>
        <w:tc>
          <w:tcPr>
            <w:tcW w:w="1046" w:type="dxa"/>
            <w:shd w:val="clear" w:color="auto" w:fill="FF0000"/>
          </w:tcPr>
          <w:p w14:paraId="3775F8A6" w14:textId="6172C65D" w:rsidR="005F1266" w:rsidRDefault="005F1266" w:rsidP="005F1266">
            <w:r>
              <w:t>x</w:t>
            </w:r>
          </w:p>
        </w:tc>
        <w:tc>
          <w:tcPr>
            <w:tcW w:w="1052" w:type="dxa"/>
          </w:tcPr>
          <w:p w14:paraId="43D0C93A" w14:textId="77777777" w:rsidR="005F1266" w:rsidRDefault="005F1266" w:rsidP="005F1266"/>
        </w:tc>
      </w:tr>
      <w:tr w:rsidR="00244F51" w14:paraId="0D965CBF" w14:textId="77777777" w:rsidTr="29990F91">
        <w:tc>
          <w:tcPr>
            <w:tcW w:w="9460" w:type="dxa"/>
            <w:gridSpan w:val="7"/>
          </w:tcPr>
          <w:p w14:paraId="555DE13A" w14:textId="77777777" w:rsidR="00244F51" w:rsidRDefault="00244F51" w:rsidP="005F1266"/>
        </w:tc>
      </w:tr>
      <w:tr w:rsidR="006F6B64" w14:paraId="479EE388" w14:textId="77777777" w:rsidTr="29990F91">
        <w:tc>
          <w:tcPr>
            <w:tcW w:w="2918" w:type="dxa"/>
          </w:tcPr>
          <w:p w14:paraId="7C8A5884" w14:textId="0FD58DA8" w:rsidR="005F1266" w:rsidRPr="00984C07" w:rsidRDefault="005F1266" w:rsidP="005F1266">
            <w:pPr>
              <w:rPr>
                <w:b/>
                <w:bCs/>
              </w:rPr>
            </w:pPr>
            <w:r w:rsidRPr="00984C07">
              <w:rPr>
                <w:b/>
                <w:bCs/>
              </w:rPr>
              <w:t>Other</w:t>
            </w:r>
          </w:p>
        </w:tc>
        <w:tc>
          <w:tcPr>
            <w:tcW w:w="1151" w:type="dxa"/>
          </w:tcPr>
          <w:p w14:paraId="6272AC73" w14:textId="77777777" w:rsidR="005F1266" w:rsidRDefault="005F1266" w:rsidP="005F1266"/>
        </w:tc>
        <w:tc>
          <w:tcPr>
            <w:tcW w:w="1050" w:type="dxa"/>
          </w:tcPr>
          <w:p w14:paraId="644E9237" w14:textId="77777777" w:rsidR="005F1266" w:rsidRDefault="005F1266" w:rsidP="005F1266"/>
        </w:tc>
        <w:tc>
          <w:tcPr>
            <w:tcW w:w="1222" w:type="dxa"/>
          </w:tcPr>
          <w:p w14:paraId="354C2B09" w14:textId="77777777" w:rsidR="005F1266" w:rsidRDefault="005F1266" w:rsidP="005F1266"/>
        </w:tc>
        <w:tc>
          <w:tcPr>
            <w:tcW w:w="1021" w:type="dxa"/>
          </w:tcPr>
          <w:p w14:paraId="461BD70E" w14:textId="77777777" w:rsidR="005F1266" w:rsidRDefault="005F1266" w:rsidP="005F1266"/>
        </w:tc>
        <w:tc>
          <w:tcPr>
            <w:tcW w:w="1046" w:type="dxa"/>
          </w:tcPr>
          <w:p w14:paraId="3516054F" w14:textId="77777777" w:rsidR="005F1266" w:rsidRDefault="005F1266" w:rsidP="005F1266"/>
        </w:tc>
        <w:tc>
          <w:tcPr>
            <w:tcW w:w="1052" w:type="dxa"/>
          </w:tcPr>
          <w:p w14:paraId="28D67DA5" w14:textId="77777777" w:rsidR="005F1266" w:rsidRDefault="005F1266" w:rsidP="005F1266"/>
        </w:tc>
      </w:tr>
      <w:tr w:rsidR="00D85F7F" w14:paraId="1D0335F4" w14:textId="77777777" w:rsidTr="29990F91">
        <w:tc>
          <w:tcPr>
            <w:tcW w:w="2918" w:type="dxa"/>
          </w:tcPr>
          <w:p w14:paraId="3DCF9541" w14:textId="37C2980B" w:rsidR="005F1266" w:rsidRPr="00244F51" w:rsidRDefault="005F1266" w:rsidP="005F1266">
            <w:pPr>
              <w:rPr>
                <w:i/>
                <w:iCs/>
              </w:rPr>
            </w:pPr>
            <w:r w:rsidRPr="00244F51">
              <w:rPr>
                <w:i/>
                <w:iCs/>
              </w:rPr>
              <w:t xml:space="preserve">Technology </w:t>
            </w:r>
            <w:commentRangeStart w:id="17"/>
            <w:r w:rsidRPr="00244F51">
              <w:rPr>
                <w:i/>
                <w:iCs/>
              </w:rPr>
              <w:t>options</w:t>
            </w:r>
            <w:commentRangeEnd w:id="17"/>
            <w:r w:rsidR="00D21545" w:rsidRPr="00244F51">
              <w:rPr>
                <w:rStyle w:val="CommentReference"/>
                <w:i/>
                <w:iCs/>
                <w:sz w:val="24"/>
                <w:szCs w:val="24"/>
              </w:rPr>
              <w:commentReference w:id="17"/>
            </w:r>
            <w:r w:rsidRPr="00244F51">
              <w:rPr>
                <w:i/>
                <w:iCs/>
              </w:rPr>
              <w:t xml:space="preserve"> </w:t>
            </w:r>
          </w:p>
        </w:tc>
        <w:tc>
          <w:tcPr>
            <w:tcW w:w="1151" w:type="dxa"/>
            <w:shd w:val="clear" w:color="auto" w:fill="FF0000"/>
          </w:tcPr>
          <w:p w14:paraId="5F9DADF6" w14:textId="4D4ECAFF" w:rsidR="005F1266" w:rsidRDefault="00694D90" w:rsidP="005F1266">
            <w:r>
              <w:t>x</w:t>
            </w:r>
            <w:commentRangeStart w:id="18"/>
            <w:commentRangeEnd w:id="18"/>
            <w:r>
              <w:rPr>
                <w:rStyle w:val="CommentReference"/>
                <w:sz w:val="24"/>
                <w:szCs w:val="24"/>
              </w:rPr>
              <w:commentReference w:id="18"/>
            </w:r>
          </w:p>
        </w:tc>
        <w:tc>
          <w:tcPr>
            <w:tcW w:w="1050" w:type="dxa"/>
            <w:shd w:val="clear" w:color="auto" w:fill="FF0000"/>
          </w:tcPr>
          <w:p w14:paraId="3F279DEB" w14:textId="62CE81AF" w:rsidR="005F1266" w:rsidRDefault="00694D90" w:rsidP="005F1266">
            <w:r>
              <w:t>x</w:t>
            </w:r>
          </w:p>
        </w:tc>
        <w:tc>
          <w:tcPr>
            <w:tcW w:w="1222" w:type="dxa"/>
            <w:shd w:val="clear" w:color="auto" w:fill="FF0000"/>
          </w:tcPr>
          <w:p w14:paraId="6DE21B42" w14:textId="275209BE" w:rsidR="005F1266" w:rsidRDefault="00694D90" w:rsidP="005F1266">
            <w:r>
              <w:t>x</w:t>
            </w:r>
          </w:p>
        </w:tc>
        <w:tc>
          <w:tcPr>
            <w:tcW w:w="1021" w:type="dxa"/>
            <w:shd w:val="clear" w:color="auto" w:fill="FF0000"/>
          </w:tcPr>
          <w:p w14:paraId="163C997B" w14:textId="114C7878" w:rsidR="005F1266" w:rsidRDefault="00694D90" w:rsidP="005F1266">
            <w:r>
              <w:t>x</w:t>
            </w:r>
          </w:p>
        </w:tc>
        <w:tc>
          <w:tcPr>
            <w:tcW w:w="1046" w:type="dxa"/>
            <w:shd w:val="clear" w:color="auto" w:fill="FF0000"/>
          </w:tcPr>
          <w:p w14:paraId="2DD8C9BE" w14:textId="3DB66125" w:rsidR="005F1266" w:rsidRDefault="00694D90" w:rsidP="005F1266">
            <w:r>
              <w:t>x</w:t>
            </w:r>
          </w:p>
        </w:tc>
        <w:tc>
          <w:tcPr>
            <w:tcW w:w="1052" w:type="dxa"/>
          </w:tcPr>
          <w:p w14:paraId="70C0517E" w14:textId="77777777" w:rsidR="005F1266" w:rsidRDefault="005F1266" w:rsidP="005F1266"/>
        </w:tc>
      </w:tr>
      <w:tr w:rsidR="00D85F7F" w14:paraId="41EAAC93" w14:textId="77777777" w:rsidTr="29990F91">
        <w:tc>
          <w:tcPr>
            <w:tcW w:w="2918" w:type="dxa"/>
          </w:tcPr>
          <w:p w14:paraId="33D363B1" w14:textId="359C0F9B" w:rsidR="00694D90" w:rsidRPr="00244F51" w:rsidRDefault="00694D90" w:rsidP="00694D90">
            <w:pPr>
              <w:rPr>
                <w:i/>
                <w:iCs/>
              </w:rPr>
            </w:pPr>
            <w:r w:rsidRPr="00244F51">
              <w:rPr>
                <w:i/>
                <w:iCs/>
              </w:rPr>
              <w:t>Data Management Systems/ Existing stock review</w:t>
            </w:r>
          </w:p>
        </w:tc>
        <w:tc>
          <w:tcPr>
            <w:tcW w:w="1151" w:type="dxa"/>
            <w:shd w:val="clear" w:color="auto" w:fill="FF0000"/>
          </w:tcPr>
          <w:p w14:paraId="4FA45FAE" w14:textId="3D757B8B" w:rsidR="00694D90" w:rsidRDefault="00694D90" w:rsidP="00694D90">
            <w:r>
              <w:t>x</w:t>
            </w:r>
          </w:p>
        </w:tc>
        <w:tc>
          <w:tcPr>
            <w:tcW w:w="1050" w:type="dxa"/>
            <w:shd w:val="clear" w:color="auto" w:fill="FF0000"/>
          </w:tcPr>
          <w:p w14:paraId="6FF78301" w14:textId="5F116773" w:rsidR="00694D90" w:rsidRDefault="00694D90" w:rsidP="00694D90">
            <w:r>
              <w:t>x</w:t>
            </w:r>
          </w:p>
        </w:tc>
        <w:tc>
          <w:tcPr>
            <w:tcW w:w="1222" w:type="dxa"/>
            <w:shd w:val="clear" w:color="auto" w:fill="FF0000"/>
          </w:tcPr>
          <w:p w14:paraId="0569B3AE" w14:textId="39BA8C75" w:rsidR="00694D90" w:rsidRDefault="00694D90" w:rsidP="00694D90">
            <w:r>
              <w:t>x</w:t>
            </w:r>
          </w:p>
        </w:tc>
        <w:tc>
          <w:tcPr>
            <w:tcW w:w="1021" w:type="dxa"/>
            <w:shd w:val="clear" w:color="auto" w:fill="FF0000"/>
          </w:tcPr>
          <w:p w14:paraId="431EC67E" w14:textId="44AB2AA3" w:rsidR="00694D90" w:rsidRDefault="00694D90" w:rsidP="00694D90">
            <w:r>
              <w:t>x</w:t>
            </w:r>
          </w:p>
        </w:tc>
        <w:tc>
          <w:tcPr>
            <w:tcW w:w="1046" w:type="dxa"/>
            <w:shd w:val="clear" w:color="auto" w:fill="FF0000"/>
          </w:tcPr>
          <w:p w14:paraId="0EB1B707" w14:textId="758F89A6" w:rsidR="00694D90" w:rsidRDefault="00694D90" w:rsidP="00694D90">
            <w:r>
              <w:t>x</w:t>
            </w:r>
          </w:p>
        </w:tc>
        <w:tc>
          <w:tcPr>
            <w:tcW w:w="1052" w:type="dxa"/>
          </w:tcPr>
          <w:p w14:paraId="52C7468F" w14:textId="77777777" w:rsidR="00694D90" w:rsidRDefault="00694D90" w:rsidP="00694D90"/>
        </w:tc>
      </w:tr>
      <w:tr w:rsidR="00D85F7F" w14:paraId="188F2B4F" w14:textId="77777777" w:rsidTr="29990F91">
        <w:tc>
          <w:tcPr>
            <w:tcW w:w="2918" w:type="dxa"/>
          </w:tcPr>
          <w:p w14:paraId="0E3B9531" w14:textId="477D383C" w:rsidR="00694D90" w:rsidRPr="00244F51" w:rsidRDefault="00694D90" w:rsidP="00694D90">
            <w:pPr>
              <w:rPr>
                <w:i/>
                <w:iCs/>
              </w:rPr>
            </w:pPr>
            <w:r w:rsidRPr="00244F51">
              <w:rPr>
                <w:i/>
                <w:iCs/>
              </w:rPr>
              <w:t>Training/ learning</w:t>
            </w:r>
          </w:p>
        </w:tc>
        <w:tc>
          <w:tcPr>
            <w:tcW w:w="1151" w:type="dxa"/>
            <w:shd w:val="clear" w:color="auto" w:fill="FFC000"/>
          </w:tcPr>
          <w:p w14:paraId="1ED73BDD" w14:textId="000BD1E7" w:rsidR="00694D90" w:rsidRDefault="00694D90" w:rsidP="00694D90">
            <w:r>
              <w:t>x</w:t>
            </w:r>
          </w:p>
        </w:tc>
        <w:tc>
          <w:tcPr>
            <w:tcW w:w="1050" w:type="dxa"/>
            <w:shd w:val="clear" w:color="auto" w:fill="FFC000"/>
          </w:tcPr>
          <w:p w14:paraId="42205691" w14:textId="60804C2E" w:rsidR="00694D90" w:rsidRDefault="00694D90" w:rsidP="00694D90">
            <w:r>
              <w:t>x</w:t>
            </w:r>
          </w:p>
        </w:tc>
        <w:tc>
          <w:tcPr>
            <w:tcW w:w="1222" w:type="dxa"/>
            <w:shd w:val="clear" w:color="auto" w:fill="FFC000"/>
          </w:tcPr>
          <w:p w14:paraId="6DA5C4E0" w14:textId="34F76292" w:rsidR="00694D90" w:rsidRDefault="00694D90" w:rsidP="00694D90">
            <w:r>
              <w:t>x</w:t>
            </w:r>
          </w:p>
        </w:tc>
        <w:tc>
          <w:tcPr>
            <w:tcW w:w="1021" w:type="dxa"/>
            <w:shd w:val="clear" w:color="auto" w:fill="FFC000"/>
          </w:tcPr>
          <w:p w14:paraId="0B7EBB2A" w14:textId="118D44B2" w:rsidR="00694D90" w:rsidRDefault="00694D90" w:rsidP="00694D90">
            <w:r>
              <w:t>x</w:t>
            </w:r>
          </w:p>
        </w:tc>
        <w:tc>
          <w:tcPr>
            <w:tcW w:w="1046" w:type="dxa"/>
            <w:shd w:val="clear" w:color="auto" w:fill="FFC000"/>
          </w:tcPr>
          <w:p w14:paraId="17DF026B" w14:textId="73912957" w:rsidR="00694D90" w:rsidRDefault="00694D90" w:rsidP="00694D90">
            <w:r>
              <w:t>x</w:t>
            </w:r>
          </w:p>
        </w:tc>
        <w:tc>
          <w:tcPr>
            <w:tcW w:w="1052" w:type="dxa"/>
          </w:tcPr>
          <w:p w14:paraId="616C7346" w14:textId="77777777" w:rsidR="00694D90" w:rsidRDefault="00694D90" w:rsidP="00694D90"/>
        </w:tc>
      </w:tr>
      <w:tr w:rsidR="00D85F7F" w14:paraId="4A759E7B" w14:textId="77777777" w:rsidTr="29990F91">
        <w:tc>
          <w:tcPr>
            <w:tcW w:w="2918" w:type="dxa"/>
          </w:tcPr>
          <w:p w14:paraId="2991078A" w14:textId="396D2410" w:rsidR="00694D90" w:rsidRPr="00244F51" w:rsidRDefault="00694D90" w:rsidP="00694D90">
            <w:pPr>
              <w:rPr>
                <w:i/>
                <w:iCs/>
              </w:rPr>
            </w:pPr>
            <w:r w:rsidRPr="00244F51">
              <w:rPr>
                <w:i/>
                <w:iCs/>
              </w:rPr>
              <w:t xml:space="preserve">Non-domestic </w:t>
            </w:r>
          </w:p>
        </w:tc>
        <w:tc>
          <w:tcPr>
            <w:tcW w:w="1151" w:type="dxa"/>
            <w:shd w:val="clear" w:color="auto" w:fill="FF0000"/>
          </w:tcPr>
          <w:p w14:paraId="3BDB093B" w14:textId="31C05E2D" w:rsidR="00694D90" w:rsidRDefault="00694D90" w:rsidP="00694D90">
            <w:r>
              <w:t>x</w:t>
            </w:r>
          </w:p>
        </w:tc>
        <w:tc>
          <w:tcPr>
            <w:tcW w:w="1050" w:type="dxa"/>
            <w:shd w:val="clear" w:color="auto" w:fill="FF0000"/>
          </w:tcPr>
          <w:p w14:paraId="5CFDFCF1" w14:textId="3BE9BC8A" w:rsidR="00694D90" w:rsidRDefault="00694D90" w:rsidP="00694D90">
            <w:r>
              <w:t>x</w:t>
            </w:r>
          </w:p>
        </w:tc>
        <w:tc>
          <w:tcPr>
            <w:tcW w:w="1222" w:type="dxa"/>
            <w:shd w:val="clear" w:color="auto" w:fill="FF0000"/>
          </w:tcPr>
          <w:p w14:paraId="16DD8198" w14:textId="10F2CBF5" w:rsidR="00694D90" w:rsidRDefault="00694D90" w:rsidP="00694D90">
            <w:r>
              <w:t>x</w:t>
            </w:r>
          </w:p>
        </w:tc>
        <w:tc>
          <w:tcPr>
            <w:tcW w:w="1021" w:type="dxa"/>
            <w:shd w:val="clear" w:color="auto" w:fill="FF0000"/>
          </w:tcPr>
          <w:p w14:paraId="4AC1681A" w14:textId="4D8736F7" w:rsidR="00694D90" w:rsidRDefault="00694D90" w:rsidP="00694D90">
            <w:r>
              <w:t>x</w:t>
            </w:r>
          </w:p>
        </w:tc>
        <w:tc>
          <w:tcPr>
            <w:tcW w:w="1046" w:type="dxa"/>
            <w:shd w:val="clear" w:color="auto" w:fill="FF0000"/>
          </w:tcPr>
          <w:p w14:paraId="78C39D03" w14:textId="57548E13" w:rsidR="00694D90" w:rsidRDefault="00694D90" w:rsidP="00694D90">
            <w:r>
              <w:t>x</w:t>
            </w:r>
          </w:p>
        </w:tc>
        <w:tc>
          <w:tcPr>
            <w:tcW w:w="1052" w:type="dxa"/>
          </w:tcPr>
          <w:p w14:paraId="036B67B1" w14:textId="77777777" w:rsidR="00694D90" w:rsidRDefault="00694D90" w:rsidP="00694D90"/>
        </w:tc>
      </w:tr>
    </w:tbl>
    <w:p w14:paraId="53617741" w14:textId="77777777" w:rsidR="00B342FB" w:rsidRDefault="00B342FB" w:rsidP="00724FFA"/>
    <w:p w14:paraId="0CB5A36C" w14:textId="41F369C2" w:rsidR="00456933" w:rsidRPr="00FB62A5" w:rsidRDefault="00456933" w:rsidP="00325848">
      <w:pPr>
        <w:pStyle w:val="Heading2"/>
      </w:pPr>
      <w:bookmarkStart w:id="19" w:name="_Toc224212516"/>
      <w:r>
        <w:t>Prioritisation approach</w:t>
      </w:r>
      <w:bookmarkEnd w:id="19"/>
    </w:p>
    <w:p w14:paraId="03E1BA6A" w14:textId="6DCE20C7" w:rsidR="00456933" w:rsidRDefault="00456933">
      <w:r>
        <w:t xml:space="preserve">A prioritisation approach will be agreed with the project task group and ultimately by the project sponsors. </w:t>
      </w:r>
      <w:r w:rsidR="009652FB">
        <w:t xml:space="preserve">Variables that could be factored in to the </w:t>
      </w:r>
      <w:r w:rsidR="005B2C73">
        <w:t>prioritisation</w:t>
      </w:r>
      <w:r w:rsidR="009652FB">
        <w:t xml:space="preserve"> matrix include:</w:t>
      </w:r>
    </w:p>
    <w:p w14:paraId="5AB6FC6C" w14:textId="65C7A8CB" w:rsidR="009652FB" w:rsidRDefault="009652FB" w:rsidP="009652FB">
      <w:pPr>
        <w:pStyle w:val="ListParagraph"/>
        <w:numPr>
          <w:ilvl w:val="0"/>
          <w:numId w:val="19"/>
        </w:numPr>
      </w:pPr>
      <w:r>
        <w:t>Urgency</w:t>
      </w:r>
    </w:p>
    <w:p w14:paraId="13B56DB0" w14:textId="46226413" w:rsidR="009652FB" w:rsidRDefault="009652FB" w:rsidP="009652FB">
      <w:pPr>
        <w:pStyle w:val="ListParagraph"/>
        <w:numPr>
          <w:ilvl w:val="0"/>
          <w:numId w:val="19"/>
        </w:numPr>
      </w:pPr>
      <w:r>
        <w:t>Risk to business</w:t>
      </w:r>
    </w:p>
    <w:p w14:paraId="547C7FF0" w14:textId="3285B4D4" w:rsidR="009652FB" w:rsidRDefault="009652FB" w:rsidP="009652FB">
      <w:pPr>
        <w:pStyle w:val="ListParagraph"/>
        <w:numPr>
          <w:ilvl w:val="0"/>
          <w:numId w:val="19"/>
        </w:numPr>
      </w:pPr>
      <w:r>
        <w:t>Impact</w:t>
      </w:r>
    </w:p>
    <w:p w14:paraId="43F7FCC9" w14:textId="19472B94" w:rsidR="009652FB" w:rsidRDefault="009652FB" w:rsidP="009652FB">
      <w:pPr>
        <w:pStyle w:val="ListParagraph"/>
        <w:numPr>
          <w:ilvl w:val="0"/>
          <w:numId w:val="19"/>
        </w:numPr>
      </w:pPr>
      <w:r>
        <w:t xml:space="preserve">Capacity of </w:t>
      </w:r>
      <w:r w:rsidR="00FB62A5">
        <w:t>consultees to support and implement</w:t>
      </w:r>
    </w:p>
    <w:p w14:paraId="1E79A8AB" w14:textId="5395CD38" w:rsidR="00FB62A5" w:rsidRDefault="00FB62A5" w:rsidP="009652FB">
      <w:pPr>
        <w:pStyle w:val="ListParagraph"/>
        <w:numPr>
          <w:ilvl w:val="0"/>
          <w:numId w:val="19"/>
        </w:numPr>
      </w:pPr>
      <w:r>
        <w:lastRenderedPageBreak/>
        <w:t>Quick wins</w:t>
      </w:r>
    </w:p>
    <w:p w14:paraId="4826996D" w14:textId="0784CCE8" w:rsidR="00456933" w:rsidRDefault="00456933">
      <w:r>
        <w:br w:type="page"/>
      </w:r>
    </w:p>
    <w:p w14:paraId="5AC9B72B" w14:textId="1ACD6700" w:rsidR="00B342FB" w:rsidRPr="00514C70" w:rsidRDefault="005B2C73" w:rsidP="00325848">
      <w:pPr>
        <w:pStyle w:val="Heading2"/>
      </w:pPr>
      <w:bookmarkStart w:id="20" w:name="_Toc224212517"/>
      <w:r>
        <w:lastRenderedPageBreak/>
        <w:t xml:space="preserve">Summary of </w:t>
      </w:r>
      <w:r w:rsidR="00514C70">
        <w:t>focus areas actions, outputs and outcomes</w:t>
      </w:r>
      <w:bookmarkEnd w:id="20"/>
    </w:p>
    <w:p w14:paraId="4C7F8C85" w14:textId="04763516" w:rsidR="00E861EE" w:rsidRDefault="00E861EE" w:rsidP="00325848">
      <w:pPr>
        <w:pStyle w:val="Heading3"/>
      </w:pPr>
      <w:bookmarkStart w:id="21" w:name="_Toc224212518"/>
      <w:r>
        <w:t>Procurement</w:t>
      </w:r>
      <w:bookmarkEnd w:id="21"/>
      <w:r w:rsidR="004C7061">
        <w:t xml:space="preserve"> </w:t>
      </w:r>
    </w:p>
    <w:p w14:paraId="37BCF1A8" w14:textId="76F5BF25" w:rsidR="004C7061" w:rsidRDefault="00FB6630" w:rsidP="00724FFA">
      <w:r>
        <w:t xml:space="preserve">Procurement practices across programmes requires review. Audits have shown </w:t>
      </w:r>
      <w:r w:rsidR="00597417">
        <w:t>widespread</w:t>
      </w:r>
      <w:r>
        <w:t xml:space="preserve"> poor quality installations therefore procurement practices </w:t>
      </w:r>
      <w:r w:rsidR="001F2C67">
        <w:t xml:space="preserve">are a first </w:t>
      </w:r>
      <w:r w:rsidR="00993262">
        <w:t xml:space="preserve">step to a good heat pump journey. </w:t>
      </w:r>
      <w:r w:rsidR="00100720">
        <w:t xml:space="preserve">We know that there are many barriers to engagement in procurement for particularly small businesses. We also know that some of the highest quality work is being done by smaller operations. </w:t>
      </w:r>
    </w:p>
    <w:tbl>
      <w:tblPr>
        <w:tblStyle w:val="ListTable4"/>
        <w:tblW w:w="9351" w:type="dxa"/>
        <w:tblLook w:val="04A0" w:firstRow="1" w:lastRow="0" w:firstColumn="1" w:lastColumn="0" w:noHBand="0" w:noVBand="1"/>
      </w:tblPr>
      <w:tblGrid>
        <w:gridCol w:w="3547"/>
        <w:gridCol w:w="1638"/>
        <w:gridCol w:w="4166"/>
      </w:tblGrid>
      <w:tr w:rsidR="000D059B" w14:paraId="2F22910F"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C6FE730" w14:textId="4683C8A1" w:rsidR="005E2908" w:rsidRPr="005E2908" w:rsidRDefault="005E2908" w:rsidP="00724FFA">
            <w:r w:rsidRPr="005E2908">
              <w:t>Procurement Review</w:t>
            </w:r>
          </w:p>
          <w:p w14:paraId="7CB7579C" w14:textId="433B13B5" w:rsidR="005E2908" w:rsidRDefault="005E2908" w:rsidP="00724FFA">
            <w:r>
              <w:t>Actions:</w:t>
            </w:r>
          </w:p>
        </w:tc>
        <w:tc>
          <w:tcPr>
            <w:tcW w:w="1638" w:type="dxa"/>
          </w:tcPr>
          <w:p w14:paraId="20A8EDDD" w14:textId="2978B90B" w:rsidR="005E2908" w:rsidRDefault="005E2908" w:rsidP="00724FFA">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0BBA0A3C" w14:textId="111A19DE" w:rsidR="005E2908" w:rsidRDefault="005E2908" w:rsidP="00724FFA">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87B2779"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C23BEA5" w14:textId="6B0316A6" w:rsidR="005E2908" w:rsidRDefault="005E2908" w:rsidP="0065134A">
            <w:pPr>
              <w:pStyle w:val="ListParagraph"/>
              <w:numPr>
                <w:ilvl w:val="0"/>
                <w:numId w:val="5"/>
              </w:numPr>
            </w:pPr>
            <w:r w:rsidRPr="003923B2">
              <w:t>Work with Darren Perkins to support delivery of the business engagement project</w:t>
            </w:r>
          </w:p>
        </w:tc>
        <w:tc>
          <w:tcPr>
            <w:tcW w:w="1638" w:type="dxa"/>
          </w:tcPr>
          <w:p w14:paraId="6255A3BE" w14:textId="122D89CA" w:rsidR="005E2908" w:rsidRDefault="005E2908" w:rsidP="00724FFA">
            <w:pPr>
              <w:cnfStyle w:val="000000100000" w:firstRow="0" w:lastRow="0" w:firstColumn="0" w:lastColumn="0" w:oddVBand="0" w:evenVBand="0" w:oddHBand="1" w:evenHBand="0" w:firstRowFirstColumn="0" w:firstRowLastColumn="0" w:lastRowFirstColumn="0" w:lastRowLastColumn="0"/>
            </w:pPr>
            <w:r w:rsidRPr="005E2908">
              <w:t>Updated tender specification</w:t>
            </w:r>
          </w:p>
        </w:tc>
        <w:tc>
          <w:tcPr>
            <w:tcW w:w="4166" w:type="dxa"/>
          </w:tcPr>
          <w:p w14:paraId="0A77AE22" w14:textId="0C343234" w:rsidR="005E2908" w:rsidRDefault="005E2908" w:rsidP="00724FFA">
            <w:pPr>
              <w:cnfStyle w:val="000000100000" w:firstRow="0" w:lastRow="0" w:firstColumn="0" w:lastColumn="0" w:oddVBand="0" w:evenVBand="0" w:oddHBand="1" w:evenHBand="0" w:firstRowFirstColumn="0" w:firstRowLastColumn="0" w:lastRowFirstColumn="0" w:lastRowLastColumn="0"/>
            </w:pPr>
            <w:r w:rsidRPr="005E2908">
              <w:t>Improved tender specification</w:t>
            </w:r>
          </w:p>
        </w:tc>
      </w:tr>
      <w:tr w:rsidR="000D059B" w14:paraId="566C9E51"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A6370F" w14:textId="7A2113EB" w:rsidR="005E2908" w:rsidRDefault="005E2908" w:rsidP="0065134A">
            <w:pPr>
              <w:pStyle w:val="ListParagraph"/>
              <w:numPr>
                <w:ilvl w:val="0"/>
                <w:numId w:val="5"/>
              </w:numPr>
            </w:pPr>
            <w:r w:rsidRPr="003923B2">
              <w:t>Assess current tender specification for heat pump re-fits, BCL delivery and non</w:t>
            </w:r>
            <w:r w:rsidR="00C0147F" w:rsidRPr="003923B2">
              <w:t>-</w:t>
            </w:r>
            <w:r w:rsidRPr="003923B2">
              <w:t>domestic installers and recommend changes to encourage high quality installers</w:t>
            </w:r>
          </w:p>
        </w:tc>
        <w:tc>
          <w:tcPr>
            <w:tcW w:w="1638" w:type="dxa"/>
          </w:tcPr>
          <w:p w14:paraId="5FE4BDA2" w14:textId="3B621A1B" w:rsidR="005E2908" w:rsidRDefault="005E2908" w:rsidP="005E2908">
            <w:pPr>
              <w:cnfStyle w:val="000000000000" w:firstRow="0" w:lastRow="0" w:firstColumn="0" w:lastColumn="0" w:oddVBand="0" w:evenVBand="0" w:oddHBand="0" w:evenHBand="0" w:firstRowFirstColumn="0" w:firstRowLastColumn="0" w:lastRowFirstColumn="0" w:lastRowLastColumn="0"/>
            </w:pPr>
            <w:r>
              <w:t xml:space="preserve">Support sessions to businesses </w:t>
            </w:r>
            <w:r w:rsidR="001476C6">
              <w:t>(</w:t>
            </w:r>
            <w:r>
              <w:t>delivered through partner project)</w:t>
            </w:r>
          </w:p>
          <w:p w14:paraId="2E9AF5B8" w14:textId="77777777" w:rsidR="005E2908" w:rsidRDefault="005E2908" w:rsidP="00724FFA">
            <w:pPr>
              <w:cnfStyle w:val="000000000000" w:firstRow="0" w:lastRow="0" w:firstColumn="0" w:lastColumn="0" w:oddVBand="0" w:evenVBand="0" w:oddHBand="0" w:evenHBand="0" w:firstRowFirstColumn="0" w:firstRowLastColumn="0" w:lastRowFirstColumn="0" w:lastRowLastColumn="0"/>
            </w:pPr>
          </w:p>
        </w:tc>
        <w:tc>
          <w:tcPr>
            <w:tcW w:w="4166" w:type="dxa"/>
          </w:tcPr>
          <w:p w14:paraId="09D16153" w14:textId="7B1EFF7B" w:rsidR="005E2908" w:rsidRDefault="005E2908" w:rsidP="00724FFA">
            <w:pPr>
              <w:cnfStyle w:val="000000000000" w:firstRow="0" w:lastRow="0" w:firstColumn="0" w:lastColumn="0" w:oddVBand="0" w:evenVBand="0" w:oddHBand="0" w:evenHBand="0" w:firstRowFirstColumn="0" w:firstRowLastColumn="0" w:lastRowFirstColumn="0" w:lastRowLastColumn="0"/>
            </w:pPr>
            <w:r w:rsidRPr="005E2908">
              <w:t>Higher quality installations</w:t>
            </w:r>
          </w:p>
        </w:tc>
      </w:tr>
    </w:tbl>
    <w:p w14:paraId="2B87D670" w14:textId="77777777" w:rsidR="004C7061" w:rsidRDefault="004C7061" w:rsidP="00724FFA">
      <w:pPr>
        <w:rPr>
          <w:b/>
          <w:bCs/>
        </w:rPr>
      </w:pPr>
    </w:p>
    <w:p w14:paraId="25F792FF" w14:textId="6B864306" w:rsidR="00E861EE" w:rsidRDefault="00511751" w:rsidP="00325848">
      <w:pPr>
        <w:pStyle w:val="Heading3"/>
      </w:pPr>
      <w:bookmarkStart w:id="22" w:name="_Toc224212519"/>
      <w:r>
        <w:t>Planning Permission</w:t>
      </w:r>
      <w:bookmarkEnd w:id="22"/>
      <w:r>
        <w:t xml:space="preserve"> </w:t>
      </w:r>
    </w:p>
    <w:p w14:paraId="2A6B04A2" w14:textId="550826A7" w:rsidR="00A2518F" w:rsidRDefault="00A2518F" w:rsidP="00B342FB">
      <w:r w:rsidRPr="791F10AC">
        <w:t xml:space="preserve">For heat pumps installed outside of our own social housing or grant programme, the planning process might be our only wider point of contact with installations. </w:t>
      </w:r>
      <w:r>
        <w:t xml:space="preserve">Nonetheless this is still an important area if we are to be able to influence wider city uptake of low carbon heating. </w:t>
      </w:r>
    </w:p>
    <w:tbl>
      <w:tblPr>
        <w:tblStyle w:val="ListTable4"/>
        <w:tblW w:w="9351" w:type="dxa"/>
        <w:tblLook w:val="04A0" w:firstRow="1" w:lastRow="0" w:firstColumn="1" w:lastColumn="0" w:noHBand="0" w:noVBand="1"/>
      </w:tblPr>
      <w:tblGrid>
        <w:gridCol w:w="3477"/>
        <w:gridCol w:w="2077"/>
        <w:gridCol w:w="3797"/>
      </w:tblGrid>
      <w:tr w:rsidR="000D059B" w14:paraId="4EA5E094"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DD37CB0" w14:textId="56DF2522" w:rsidR="005E2908" w:rsidRPr="005E2908" w:rsidRDefault="005E2908">
            <w:r>
              <w:t>Planning review</w:t>
            </w:r>
          </w:p>
          <w:p w14:paraId="55632256" w14:textId="77777777" w:rsidR="005E2908" w:rsidRDefault="005E2908">
            <w:r>
              <w:t>Actions:</w:t>
            </w:r>
          </w:p>
        </w:tc>
        <w:tc>
          <w:tcPr>
            <w:tcW w:w="1638" w:type="dxa"/>
          </w:tcPr>
          <w:p w14:paraId="57291223" w14:textId="77777777" w:rsidR="005E2908" w:rsidRDefault="005E290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5DA99AD6" w14:textId="77777777" w:rsidR="005E2908" w:rsidRDefault="005E290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1026CF1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F7C153" w14:textId="55207412" w:rsidR="003577A4" w:rsidRDefault="003577A4" w:rsidP="0065134A">
            <w:pPr>
              <w:pStyle w:val="ListParagraph"/>
              <w:numPr>
                <w:ilvl w:val="0"/>
                <w:numId w:val="6"/>
              </w:numPr>
            </w:pPr>
            <w:r>
              <w:t>Worksh</w:t>
            </w:r>
            <w:ins w:id="23" w:author="Daniel Shelton" w:date="2026-03-19T17:17:00Z" w16du:dateUtc="2026-03-19T17:17:00Z">
              <w:r w:rsidR="00185C80">
                <w:t>o</w:t>
              </w:r>
            </w:ins>
            <w:del w:id="24" w:author="Daniel Shelton" w:date="2026-03-19T17:17:00Z" w16du:dateUtc="2026-03-19T17:17:00Z">
              <w:r w:rsidDel="00185C80">
                <w:delText>i</w:delText>
              </w:r>
            </w:del>
            <w:r>
              <w:t xml:space="preserve">p </w:t>
            </w:r>
            <w:r w:rsidRPr="791F10AC">
              <w:t>with planning officers to establish current practice</w:t>
            </w:r>
            <w:r w:rsidR="00A75819">
              <w:t xml:space="preserve"> and good practice from elsewhere</w:t>
            </w:r>
          </w:p>
          <w:p w14:paraId="4CA569A1" w14:textId="18167820" w:rsidR="005E2908" w:rsidRDefault="005E2908" w:rsidP="003577A4">
            <w:pPr>
              <w:pStyle w:val="ListParagraph"/>
            </w:pPr>
          </w:p>
        </w:tc>
        <w:tc>
          <w:tcPr>
            <w:tcW w:w="1638" w:type="dxa"/>
          </w:tcPr>
          <w:p w14:paraId="00D2137E" w14:textId="6A3E3C57" w:rsidR="005E2908" w:rsidRDefault="00A75819">
            <w:pPr>
              <w:cnfStyle w:val="000000100000" w:firstRow="0" w:lastRow="0" w:firstColumn="0" w:lastColumn="0" w:oddVBand="0" w:evenVBand="0" w:oddHBand="1" w:evenHBand="0" w:firstRowFirstColumn="0" w:firstRowLastColumn="0" w:lastRowFirstColumn="0" w:lastRowLastColumn="0"/>
            </w:pPr>
            <w:r>
              <w:t xml:space="preserve">Collate relevant documents.  </w:t>
            </w:r>
          </w:p>
        </w:tc>
        <w:tc>
          <w:tcPr>
            <w:tcW w:w="4166" w:type="dxa"/>
          </w:tcPr>
          <w:p w14:paraId="16427FA0" w14:textId="20BE9C7B" w:rsidR="005E2908" w:rsidRDefault="001B46B3">
            <w:pPr>
              <w:cnfStyle w:val="000000100000" w:firstRow="0" w:lastRow="0" w:firstColumn="0" w:lastColumn="0" w:oddVBand="0" w:evenVBand="0" w:oddHBand="1" w:evenHBand="0" w:firstRowFirstColumn="0" w:firstRowLastColumn="0" w:lastRowFirstColumn="0" w:lastRowLastColumn="0"/>
            </w:pPr>
            <w:r>
              <w:t xml:space="preserve">Increased knowledge of heat pumps amongst planning team </w:t>
            </w:r>
          </w:p>
        </w:tc>
      </w:tr>
      <w:tr w:rsidR="000D059B" w14:paraId="3DBF499C"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8808415" w14:textId="77777777" w:rsidR="003577A4" w:rsidRDefault="003577A4" w:rsidP="0065134A">
            <w:pPr>
              <w:pStyle w:val="ListParagraph"/>
              <w:numPr>
                <w:ilvl w:val="0"/>
                <w:numId w:val="6"/>
              </w:numPr>
            </w:pPr>
            <w:r>
              <w:t>Recommendations</w:t>
            </w:r>
            <w:r w:rsidRPr="791F10AC">
              <w:t xml:space="preserve"> of where the planning process can influence the quality of outcomes for heat </w:t>
            </w:r>
            <w:r w:rsidRPr="791F10AC">
              <w:lastRenderedPageBreak/>
              <w:t>pump installs</w:t>
            </w:r>
            <w:r>
              <w:t xml:space="preserve"> (sustainability statements, noise, heritage, discharge process)</w:t>
            </w:r>
          </w:p>
          <w:p w14:paraId="3BE403B5" w14:textId="3BCB8738" w:rsidR="005E2908" w:rsidRDefault="005E2908" w:rsidP="00F860C7">
            <w:pPr>
              <w:pStyle w:val="ListParagraph"/>
            </w:pPr>
          </w:p>
        </w:tc>
        <w:tc>
          <w:tcPr>
            <w:tcW w:w="1638" w:type="dxa"/>
          </w:tcPr>
          <w:p w14:paraId="7E17D8CE" w14:textId="32B2A4B9" w:rsidR="005E2908" w:rsidRDefault="00A75819">
            <w:pPr>
              <w:cnfStyle w:val="000000000000" w:firstRow="0" w:lastRow="0" w:firstColumn="0" w:lastColumn="0" w:oddVBand="0" w:evenVBand="0" w:oddHBand="0" w:evenHBand="0" w:firstRowFirstColumn="0" w:firstRowLastColumn="0" w:lastRowFirstColumn="0" w:lastRowLastColumn="0"/>
            </w:pPr>
            <w:r>
              <w:lastRenderedPageBreak/>
              <w:t xml:space="preserve">Recommendation report/ presentation to planning team </w:t>
            </w:r>
          </w:p>
        </w:tc>
        <w:tc>
          <w:tcPr>
            <w:tcW w:w="4166" w:type="dxa"/>
          </w:tcPr>
          <w:p w14:paraId="73E5461A" w14:textId="5EA54A8C" w:rsidR="005E2908" w:rsidRDefault="001B46B3">
            <w:pPr>
              <w:cnfStyle w:val="000000000000" w:firstRow="0" w:lastRow="0" w:firstColumn="0" w:lastColumn="0" w:oddVBand="0" w:evenVBand="0" w:oddHBand="0" w:evenHBand="0" w:firstRowFirstColumn="0" w:firstRowLastColumn="0" w:lastRowFirstColumn="0" w:lastRowLastColumn="0"/>
            </w:pPr>
            <w:r>
              <w:t xml:space="preserve">Improved planning processes around heat pumps </w:t>
            </w:r>
          </w:p>
        </w:tc>
      </w:tr>
    </w:tbl>
    <w:p w14:paraId="36950628" w14:textId="77777777" w:rsidR="00385B15" w:rsidRDefault="00385B15" w:rsidP="00724FFA"/>
    <w:p w14:paraId="7806700E" w14:textId="3A9A3E47" w:rsidR="00511751" w:rsidRDefault="00511751" w:rsidP="00325848">
      <w:pPr>
        <w:pStyle w:val="Heading3"/>
      </w:pPr>
      <w:bookmarkStart w:id="25" w:name="_Toc224212520"/>
      <w:r>
        <w:t>Specifications/ Employer requirements</w:t>
      </w:r>
      <w:r w:rsidR="00985EAC">
        <w:t xml:space="preserve"> (including technology choices)</w:t>
      </w:r>
      <w:bookmarkEnd w:id="25"/>
    </w:p>
    <w:p w14:paraId="223D9D6F" w14:textId="54109AFF" w:rsidR="00F860C7" w:rsidRDefault="00F860C7" w:rsidP="00724FFA">
      <w:r>
        <w:t xml:space="preserve">Specifications are critical to </w:t>
      </w:r>
      <w:r w:rsidR="004B097B">
        <w:t xml:space="preserve">ensuring a successful heat pump installation. BCC currently has a ASHP specification designed by the </w:t>
      </w:r>
      <w:r w:rsidR="00732F8B">
        <w:t>C</w:t>
      </w:r>
      <w:r w:rsidR="004B097B">
        <w:t xml:space="preserve">limate </w:t>
      </w:r>
      <w:r w:rsidR="00732F8B">
        <w:t>C</w:t>
      </w:r>
      <w:r w:rsidR="004B097B">
        <w:t xml:space="preserve">hange </w:t>
      </w:r>
      <w:r w:rsidR="00732F8B">
        <w:t>T</w:t>
      </w:r>
      <w:r w:rsidR="004B097B">
        <w:t>eam but more work is required in this area</w:t>
      </w:r>
      <w:r w:rsidR="00D614B1">
        <w:t xml:space="preserve">. </w:t>
      </w:r>
    </w:p>
    <w:tbl>
      <w:tblPr>
        <w:tblStyle w:val="ListTable4"/>
        <w:tblW w:w="9351" w:type="dxa"/>
        <w:tblLook w:val="04A0" w:firstRow="1" w:lastRow="0" w:firstColumn="1" w:lastColumn="0" w:noHBand="0" w:noVBand="1"/>
      </w:tblPr>
      <w:tblGrid>
        <w:gridCol w:w="3425"/>
        <w:gridCol w:w="2193"/>
        <w:gridCol w:w="3733"/>
      </w:tblGrid>
      <w:tr w:rsidR="000D059B" w14:paraId="316A8A4E"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D07C698" w14:textId="31042FC3" w:rsidR="00D614B1" w:rsidRPr="005E2908" w:rsidRDefault="00D614B1">
            <w:r>
              <w:t>Specifications/ Employer requirements</w:t>
            </w:r>
          </w:p>
          <w:p w14:paraId="3E5AA503" w14:textId="77777777" w:rsidR="00D614B1" w:rsidRDefault="00D614B1">
            <w:r>
              <w:t>Actions:</w:t>
            </w:r>
          </w:p>
        </w:tc>
        <w:tc>
          <w:tcPr>
            <w:tcW w:w="1638" w:type="dxa"/>
          </w:tcPr>
          <w:p w14:paraId="36793E3B" w14:textId="77777777" w:rsidR="00D614B1" w:rsidRDefault="00D614B1">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455249D" w14:textId="77777777" w:rsidR="00D614B1" w:rsidRDefault="00D614B1">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D3D733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E5DA4DD" w14:textId="77777777" w:rsidR="00D614B1" w:rsidRPr="00AB4F86" w:rsidRDefault="00AB4F86" w:rsidP="0065134A">
            <w:pPr>
              <w:pStyle w:val="ListParagraph"/>
              <w:numPr>
                <w:ilvl w:val="0"/>
                <w:numId w:val="7"/>
              </w:numPr>
            </w:pPr>
            <w:r>
              <w:t xml:space="preserve">Review specification for non-domestic installations </w:t>
            </w:r>
          </w:p>
          <w:p w14:paraId="007DFD7C" w14:textId="367F5DA2" w:rsidR="00AB4F86" w:rsidRDefault="00AB4F86" w:rsidP="00AB4F86">
            <w:pPr>
              <w:pStyle w:val="ListParagraph"/>
              <w:ind w:left="1080"/>
            </w:pPr>
          </w:p>
        </w:tc>
        <w:tc>
          <w:tcPr>
            <w:tcW w:w="1638" w:type="dxa"/>
          </w:tcPr>
          <w:p w14:paraId="7C721DF7" w14:textId="23220C11" w:rsidR="00D614B1" w:rsidRDefault="00AB4F86">
            <w:pPr>
              <w:cnfStyle w:val="000000100000" w:firstRow="0" w:lastRow="0" w:firstColumn="0" w:lastColumn="0" w:oddVBand="0" w:evenVBand="0" w:oddHBand="1" w:evenHBand="0" w:firstRowFirstColumn="0" w:firstRowLastColumn="0" w:lastRowFirstColumn="0" w:lastRowLastColumn="0"/>
            </w:pPr>
            <w:r>
              <w:t xml:space="preserve">Recommendations for non-domestic specification </w:t>
            </w:r>
          </w:p>
        </w:tc>
        <w:tc>
          <w:tcPr>
            <w:tcW w:w="4166" w:type="dxa"/>
          </w:tcPr>
          <w:p w14:paraId="40F4751B" w14:textId="1A3DD506" w:rsidR="00D614B1" w:rsidRDefault="00AB4F86">
            <w:pPr>
              <w:cnfStyle w:val="000000100000" w:firstRow="0" w:lastRow="0" w:firstColumn="0" w:lastColumn="0" w:oddVBand="0" w:evenVBand="0" w:oddHBand="1" w:evenHBand="0" w:firstRowFirstColumn="0" w:firstRowLastColumn="0" w:lastRowFirstColumn="0" w:lastRowLastColumn="0"/>
            </w:pPr>
            <w:r>
              <w:t xml:space="preserve">Improved specification for non-domestic installs </w:t>
            </w:r>
          </w:p>
        </w:tc>
      </w:tr>
      <w:tr w:rsidR="000D059B" w14:paraId="5B1E6D5F"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1E230FE" w14:textId="7B64615B" w:rsidR="00D614B1" w:rsidRDefault="00AB4F86" w:rsidP="0065134A">
            <w:pPr>
              <w:pStyle w:val="ListParagraph"/>
              <w:numPr>
                <w:ilvl w:val="0"/>
                <w:numId w:val="7"/>
              </w:numPr>
            </w:pPr>
            <w:r>
              <w:t xml:space="preserve">Review employer requirements on new builds </w:t>
            </w:r>
          </w:p>
        </w:tc>
        <w:tc>
          <w:tcPr>
            <w:tcW w:w="1638" w:type="dxa"/>
          </w:tcPr>
          <w:p w14:paraId="4D7E4EA6" w14:textId="16C44ACB" w:rsidR="00D614B1" w:rsidRDefault="002B6F23">
            <w:pPr>
              <w:cnfStyle w:val="000000000000" w:firstRow="0" w:lastRow="0" w:firstColumn="0" w:lastColumn="0" w:oddVBand="0" w:evenVBand="0" w:oddHBand="0" w:evenHBand="0" w:firstRowFirstColumn="0" w:firstRowLastColumn="0" w:lastRowFirstColumn="0" w:lastRowLastColumn="0"/>
            </w:pPr>
            <w:r>
              <w:t>Recommendations</w:t>
            </w:r>
            <w:r w:rsidR="00AB4F86">
              <w:t xml:space="preserve"> for </w:t>
            </w:r>
            <w:r>
              <w:t xml:space="preserve">new build employer requirements </w:t>
            </w:r>
          </w:p>
        </w:tc>
        <w:tc>
          <w:tcPr>
            <w:tcW w:w="4166" w:type="dxa"/>
          </w:tcPr>
          <w:p w14:paraId="019C0FFF" w14:textId="346D26BD" w:rsidR="00D614B1" w:rsidRDefault="008673D7">
            <w:pPr>
              <w:cnfStyle w:val="000000000000" w:firstRow="0" w:lastRow="0" w:firstColumn="0" w:lastColumn="0" w:oddVBand="0" w:evenVBand="0" w:oddHBand="0" w:evenHBand="0" w:firstRowFirstColumn="0" w:firstRowLastColumn="0" w:lastRowFirstColumn="0" w:lastRowLastColumn="0"/>
            </w:pPr>
            <w:r>
              <w:t>Improved employer requirements</w:t>
            </w:r>
          </w:p>
        </w:tc>
      </w:tr>
      <w:tr w:rsidR="000D059B" w14:paraId="1E7C8B8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6744FDC" w14:textId="756A1287" w:rsidR="0096226E" w:rsidRDefault="0096226E" w:rsidP="0065134A">
            <w:pPr>
              <w:pStyle w:val="ListParagraph"/>
              <w:numPr>
                <w:ilvl w:val="0"/>
                <w:numId w:val="7"/>
              </w:numPr>
            </w:pPr>
            <w:r>
              <w:t>Review specifications for GSHP/ other heat pump technologies</w:t>
            </w:r>
            <w:r w:rsidR="008A346C">
              <w:t xml:space="preserve">. Consult and create where necessary </w:t>
            </w:r>
          </w:p>
        </w:tc>
        <w:tc>
          <w:tcPr>
            <w:tcW w:w="1638" w:type="dxa"/>
          </w:tcPr>
          <w:p w14:paraId="27287554" w14:textId="2FA9B547" w:rsidR="0096226E" w:rsidRDefault="0096226E">
            <w:pPr>
              <w:cnfStyle w:val="000000100000" w:firstRow="0" w:lastRow="0" w:firstColumn="0" w:lastColumn="0" w:oddVBand="0" w:evenVBand="0" w:oddHBand="1" w:evenHBand="0" w:firstRowFirstColumn="0" w:firstRowLastColumn="0" w:lastRowFirstColumn="0" w:lastRowLastColumn="0"/>
            </w:pPr>
            <w:r>
              <w:t xml:space="preserve">Specification creation for GSHP/ air to air heat pumps </w:t>
            </w:r>
          </w:p>
        </w:tc>
        <w:tc>
          <w:tcPr>
            <w:tcW w:w="4166" w:type="dxa"/>
          </w:tcPr>
          <w:p w14:paraId="5629D927" w14:textId="7B782711" w:rsidR="0096226E" w:rsidRDefault="00463274">
            <w:pPr>
              <w:cnfStyle w:val="000000100000" w:firstRow="0" w:lastRow="0" w:firstColumn="0" w:lastColumn="0" w:oddVBand="0" w:evenVBand="0" w:oddHBand="1" w:evenHBand="0" w:firstRowFirstColumn="0" w:firstRowLastColumn="0" w:lastRowFirstColumn="0" w:lastRowLastColumn="0"/>
            </w:pPr>
            <w:r>
              <w:t xml:space="preserve">New ASHP/ air to air heat pump specifications </w:t>
            </w:r>
          </w:p>
        </w:tc>
      </w:tr>
    </w:tbl>
    <w:p w14:paraId="52F9C1CA" w14:textId="0755C02F" w:rsidR="00D463DD" w:rsidRDefault="00D463DD" w:rsidP="00724FFA">
      <w:pPr>
        <w:rPr>
          <w:b/>
          <w:bCs/>
        </w:rPr>
      </w:pPr>
    </w:p>
    <w:p w14:paraId="7FBA909B" w14:textId="77777777" w:rsidR="00D463DD" w:rsidRDefault="00D463DD">
      <w:pPr>
        <w:rPr>
          <w:b/>
          <w:bCs/>
        </w:rPr>
      </w:pPr>
      <w:r>
        <w:rPr>
          <w:b/>
          <w:bCs/>
        </w:rPr>
        <w:br w:type="page"/>
      </w:r>
    </w:p>
    <w:p w14:paraId="4B6BF2FD" w14:textId="77777777" w:rsidR="00F860C7" w:rsidRDefault="00F860C7" w:rsidP="00724FFA">
      <w:pPr>
        <w:rPr>
          <w:b/>
          <w:bCs/>
        </w:rPr>
      </w:pPr>
    </w:p>
    <w:p w14:paraId="39021611" w14:textId="2B30B4A5" w:rsidR="00511751" w:rsidRDefault="0005530B" w:rsidP="00325848">
      <w:pPr>
        <w:pStyle w:val="Heading3"/>
      </w:pPr>
      <w:bookmarkStart w:id="26" w:name="_Toc224212521"/>
      <w:r>
        <w:t>Installation</w:t>
      </w:r>
      <w:bookmarkEnd w:id="26"/>
      <w:r>
        <w:t xml:space="preserve"> </w:t>
      </w:r>
    </w:p>
    <w:p w14:paraId="585969A4" w14:textId="09776619" w:rsidR="00D463DD" w:rsidRDefault="00672961" w:rsidP="00724FFA">
      <w:r>
        <w:t xml:space="preserve">It is understood that all heat pump installations are done by contractors at present. However given the likely numbers to be installed in social housing it is recommended that consideration should take place of upskilling our existing workforce to do this. </w:t>
      </w:r>
      <w:r w:rsidR="00DF0A20">
        <w:t xml:space="preserve">In particular </w:t>
      </w:r>
      <w:r w:rsidR="0063102D">
        <w:t xml:space="preserve">for </w:t>
      </w:r>
      <w:r w:rsidR="00DF0A20">
        <w:t>older heat pump</w:t>
      </w:r>
      <w:r w:rsidR="00363892">
        <w:t xml:space="preserve"> installations approaching end of life</w:t>
      </w:r>
      <w:r w:rsidR="00DF0A20">
        <w:t xml:space="preserve"> that may just need refitting with newer models could present an opportunity to do this is a more cost effective manner. </w:t>
      </w:r>
      <w:r w:rsidR="00984C07">
        <w:t>Other</w:t>
      </w:r>
      <w:del w:id="27" w:author="Daniel Shelton" w:date="2026-03-19T17:18:00Z" w16du:dateUtc="2026-03-19T17:18:00Z">
        <w:r w:rsidR="00984C07" w:rsidDel="00C84AA2">
          <w:delText>s</w:delText>
        </w:r>
      </w:del>
      <w:r w:rsidR="00984C07">
        <w:t xml:space="preserve"> areas of installation processes should be covered within the specification/ employer requirements elements of the review. </w:t>
      </w:r>
    </w:p>
    <w:p w14:paraId="1DBA2703" w14:textId="77777777" w:rsidR="00672961" w:rsidRPr="00672961" w:rsidRDefault="00672961" w:rsidP="00724FFA"/>
    <w:tbl>
      <w:tblPr>
        <w:tblStyle w:val="ListTable4"/>
        <w:tblW w:w="9351" w:type="dxa"/>
        <w:tblLook w:val="04A0" w:firstRow="1" w:lastRow="0" w:firstColumn="1" w:lastColumn="0" w:noHBand="0" w:noVBand="1"/>
      </w:tblPr>
      <w:tblGrid>
        <w:gridCol w:w="3547"/>
        <w:gridCol w:w="1638"/>
        <w:gridCol w:w="4166"/>
      </w:tblGrid>
      <w:tr w:rsidR="000D059B" w14:paraId="69C0558D"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4474DC2" w14:textId="224E80B6" w:rsidR="00840848" w:rsidRPr="005E2908" w:rsidRDefault="00840848">
            <w:r>
              <w:t xml:space="preserve">Installation </w:t>
            </w:r>
          </w:p>
          <w:p w14:paraId="0E7EBEA8" w14:textId="77777777" w:rsidR="00840848" w:rsidRDefault="00840848">
            <w:r>
              <w:t>Actions:</w:t>
            </w:r>
          </w:p>
        </w:tc>
        <w:tc>
          <w:tcPr>
            <w:tcW w:w="1638" w:type="dxa"/>
          </w:tcPr>
          <w:p w14:paraId="2F64E8D5" w14:textId="77777777" w:rsidR="00840848" w:rsidRDefault="0084084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4D44F6E4" w14:textId="77777777" w:rsidR="00840848" w:rsidRDefault="0084084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16285E2"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B5A9CF" w14:textId="2B27E416" w:rsidR="00840848" w:rsidRDefault="00840848" w:rsidP="0065134A">
            <w:pPr>
              <w:pStyle w:val="ListParagraph"/>
              <w:numPr>
                <w:ilvl w:val="0"/>
                <w:numId w:val="16"/>
              </w:numPr>
            </w:pPr>
            <w:r>
              <w:t xml:space="preserve">Review </w:t>
            </w:r>
            <w:r w:rsidR="00B60507">
              <w:t>extent to which BCC might undertake any installations ourselves</w:t>
            </w:r>
          </w:p>
        </w:tc>
        <w:tc>
          <w:tcPr>
            <w:tcW w:w="1638" w:type="dxa"/>
          </w:tcPr>
          <w:p w14:paraId="51402518" w14:textId="370AE1BD" w:rsidR="00840848" w:rsidRDefault="00B60507">
            <w:pPr>
              <w:cnfStyle w:val="000000100000" w:firstRow="0" w:lastRow="0" w:firstColumn="0" w:lastColumn="0" w:oddVBand="0" w:evenVBand="0" w:oddHBand="1" w:evenHBand="0" w:firstRowFirstColumn="0" w:firstRowLastColumn="0" w:lastRowFirstColumn="0" w:lastRowLastColumn="0"/>
            </w:pPr>
            <w:r>
              <w:t xml:space="preserve">Skills map of current heating team to install </w:t>
            </w:r>
          </w:p>
        </w:tc>
        <w:tc>
          <w:tcPr>
            <w:tcW w:w="4166" w:type="dxa"/>
          </w:tcPr>
          <w:p w14:paraId="24DBDAB8" w14:textId="33F86A3C" w:rsidR="00840848" w:rsidRDefault="00B60507">
            <w:pPr>
              <w:cnfStyle w:val="000000100000" w:firstRow="0" w:lastRow="0" w:firstColumn="0" w:lastColumn="0" w:oddVBand="0" w:evenVBand="0" w:oddHBand="1" w:evenHBand="0" w:firstRowFirstColumn="0" w:firstRowLastColumn="0" w:lastRowFirstColumn="0" w:lastRowLastColumn="0"/>
            </w:pPr>
            <w:r>
              <w:t xml:space="preserve">Understand possibility for long term cost savings on refitting old heat pumps </w:t>
            </w:r>
          </w:p>
        </w:tc>
      </w:tr>
    </w:tbl>
    <w:p w14:paraId="4C77EFD0" w14:textId="25DFC2F7" w:rsidR="008A346C" w:rsidRDefault="008A346C" w:rsidP="00724FFA">
      <w:pPr>
        <w:rPr>
          <w:b/>
          <w:bCs/>
        </w:rPr>
      </w:pPr>
    </w:p>
    <w:p w14:paraId="7FAEFFC3" w14:textId="77777777" w:rsidR="008A346C" w:rsidRDefault="008A346C">
      <w:pPr>
        <w:rPr>
          <w:b/>
          <w:bCs/>
        </w:rPr>
      </w:pPr>
      <w:r>
        <w:rPr>
          <w:b/>
          <w:bCs/>
        </w:rPr>
        <w:br w:type="page"/>
      </w:r>
    </w:p>
    <w:p w14:paraId="201F8C4A" w14:textId="7B8D8833" w:rsidR="0005530B" w:rsidRDefault="0005530B" w:rsidP="00325848">
      <w:pPr>
        <w:pStyle w:val="Heading3"/>
      </w:pPr>
      <w:bookmarkStart w:id="28" w:name="_Toc224212522"/>
      <w:r>
        <w:lastRenderedPageBreak/>
        <w:t>Handover</w:t>
      </w:r>
      <w:bookmarkEnd w:id="28"/>
    </w:p>
    <w:p w14:paraId="7328DDA3" w14:textId="01E84A40" w:rsidR="00873DB4" w:rsidRPr="00873DB4" w:rsidRDefault="00873DB4" w:rsidP="00724FFA">
      <w:r>
        <w:t xml:space="preserve">Resident handover is a critical step in ensuring a good experience of heat pumps for </w:t>
      </w:r>
      <w:r w:rsidR="00560955">
        <w:t xml:space="preserve">residents. There is currently a lack of any standardised handover and one doesn’t exist for re-tenanted properties of older heat pump systems. </w:t>
      </w:r>
    </w:p>
    <w:tbl>
      <w:tblPr>
        <w:tblStyle w:val="ListTable4"/>
        <w:tblW w:w="9351" w:type="dxa"/>
        <w:tblLook w:val="04A0" w:firstRow="1" w:lastRow="0" w:firstColumn="1" w:lastColumn="0" w:noHBand="0" w:noVBand="1"/>
      </w:tblPr>
      <w:tblGrid>
        <w:gridCol w:w="3547"/>
        <w:gridCol w:w="1638"/>
        <w:gridCol w:w="4166"/>
      </w:tblGrid>
      <w:tr w:rsidR="000D059B" w14:paraId="0696D036" w14:textId="77777777" w:rsidTr="00DB7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70255BD" w14:textId="6C141BC5" w:rsidR="008A346C" w:rsidRPr="005E2908" w:rsidRDefault="00E8141B">
            <w:r>
              <w:t>Handover</w:t>
            </w:r>
          </w:p>
          <w:p w14:paraId="5FA02B78" w14:textId="77777777" w:rsidR="008A346C" w:rsidRDefault="008A346C">
            <w:r>
              <w:t>Actions:</w:t>
            </w:r>
          </w:p>
        </w:tc>
        <w:tc>
          <w:tcPr>
            <w:tcW w:w="1638" w:type="dxa"/>
          </w:tcPr>
          <w:p w14:paraId="1EB08572" w14:textId="77777777" w:rsidR="008A346C" w:rsidRDefault="008A346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74FC1AA3" w14:textId="77777777" w:rsidR="008A346C" w:rsidRDefault="008A346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07FECF6B" w14:textId="77777777" w:rsidTr="00DB7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3386A58" w14:textId="262796F7" w:rsidR="008A346C" w:rsidRDefault="001E6189" w:rsidP="0065134A">
            <w:pPr>
              <w:pStyle w:val="ListParagraph"/>
              <w:numPr>
                <w:ilvl w:val="0"/>
                <w:numId w:val="8"/>
              </w:numPr>
            </w:pPr>
            <w:r>
              <w:t xml:space="preserve">Collate and review existing handover documents </w:t>
            </w:r>
          </w:p>
        </w:tc>
        <w:tc>
          <w:tcPr>
            <w:tcW w:w="1638" w:type="dxa"/>
          </w:tcPr>
          <w:p w14:paraId="465466CB" w14:textId="454EAE9F" w:rsidR="008A346C" w:rsidRDefault="002E0EEA">
            <w:pPr>
              <w:cnfStyle w:val="000000100000" w:firstRow="0" w:lastRow="0" w:firstColumn="0" w:lastColumn="0" w:oddVBand="0" w:evenVBand="0" w:oddHBand="1" w:evenHBand="0" w:firstRowFirstColumn="0" w:firstRowLastColumn="0" w:lastRowFirstColumn="0" w:lastRowLastColumn="0"/>
            </w:pPr>
            <w:r>
              <w:t xml:space="preserve">Folder with existing handovers collated </w:t>
            </w:r>
          </w:p>
        </w:tc>
        <w:tc>
          <w:tcPr>
            <w:tcW w:w="4166" w:type="dxa"/>
          </w:tcPr>
          <w:p w14:paraId="2EF855C2" w14:textId="485F5626" w:rsidR="008A346C" w:rsidRDefault="002E0EEA">
            <w:pPr>
              <w:cnfStyle w:val="000000100000" w:firstRow="0" w:lastRow="0" w:firstColumn="0" w:lastColumn="0" w:oddVBand="0" w:evenVBand="0" w:oddHBand="1" w:evenHBand="0" w:firstRowFirstColumn="0" w:firstRowLastColumn="0" w:lastRowFirstColumn="0" w:lastRowLastColumn="0"/>
            </w:pPr>
            <w:r>
              <w:t xml:space="preserve">Better understanding of current handover practices </w:t>
            </w:r>
          </w:p>
        </w:tc>
      </w:tr>
      <w:tr w:rsidR="000D059B" w14:paraId="502D1328" w14:textId="77777777" w:rsidTr="00DB76A0">
        <w:tc>
          <w:tcPr>
            <w:cnfStyle w:val="001000000000" w:firstRow="0" w:lastRow="0" w:firstColumn="1" w:lastColumn="0" w:oddVBand="0" w:evenVBand="0" w:oddHBand="0" w:evenHBand="0" w:firstRowFirstColumn="0" w:firstRowLastColumn="0" w:lastRowFirstColumn="0" w:lastRowLastColumn="0"/>
            <w:tcW w:w="3547" w:type="dxa"/>
          </w:tcPr>
          <w:p w14:paraId="5567EA7A" w14:textId="4ADC71F0" w:rsidR="008A346C" w:rsidRDefault="001E6189" w:rsidP="0065134A">
            <w:pPr>
              <w:pStyle w:val="ListParagraph"/>
              <w:numPr>
                <w:ilvl w:val="0"/>
                <w:numId w:val="8"/>
              </w:numPr>
            </w:pPr>
            <w:r>
              <w:t xml:space="preserve">Work with Nesta/ CSE and other relevant parties to </w:t>
            </w:r>
            <w:r w:rsidR="002E0EEA">
              <w:t xml:space="preserve">create a new standard handover for ASHP/ GSHP </w:t>
            </w:r>
          </w:p>
        </w:tc>
        <w:tc>
          <w:tcPr>
            <w:tcW w:w="1638" w:type="dxa"/>
          </w:tcPr>
          <w:p w14:paraId="0E9B236A" w14:textId="48B50D40" w:rsidR="008A346C" w:rsidRDefault="002E0EEA">
            <w:pPr>
              <w:cnfStyle w:val="000000000000" w:firstRow="0" w:lastRow="0" w:firstColumn="0" w:lastColumn="0" w:oddVBand="0" w:evenVBand="0" w:oddHBand="0" w:evenHBand="0" w:firstRowFirstColumn="0" w:firstRowLastColumn="0" w:lastRowFirstColumn="0" w:lastRowLastColumn="0"/>
            </w:pPr>
            <w:r>
              <w:t xml:space="preserve">New handover created </w:t>
            </w:r>
          </w:p>
        </w:tc>
        <w:tc>
          <w:tcPr>
            <w:tcW w:w="4166" w:type="dxa"/>
          </w:tcPr>
          <w:p w14:paraId="70AA4BDB" w14:textId="1F863262" w:rsidR="008A346C" w:rsidRDefault="00036756">
            <w:pPr>
              <w:cnfStyle w:val="000000000000" w:firstRow="0" w:lastRow="0" w:firstColumn="0" w:lastColumn="0" w:oddVBand="0" w:evenVBand="0" w:oddHBand="0" w:evenHBand="0" w:firstRowFirstColumn="0" w:firstRowLastColumn="0" w:lastRowFirstColumn="0" w:lastRowLastColumn="0"/>
            </w:pPr>
            <w:r>
              <w:t xml:space="preserve">Better handover process for tenants </w:t>
            </w:r>
          </w:p>
        </w:tc>
      </w:tr>
    </w:tbl>
    <w:p w14:paraId="5D372EC2" w14:textId="77777777" w:rsidR="00873DB4" w:rsidRDefault="00873DB4" w:rsidP="00724FFA">
      <w:pPr>
        <w:rPr>
          <w:b/>
          <w:bCs/>
        </w:rPr>
      </w:pPr>
    </w:p>
    <w:p w14:paraId="70E972E3" w14:textId="1B77BFF6" w:rsidR="0005530B" w:rsidRDefault="0005530B" w:rsidP="00325848">
      <w:pPr>
        <w:pStyle w:val="Heading3"/>
      </w:pPr>
      <w:bookmarkStart w:id="29" w:name="_Toc224212523"/>
      <w:r>
        <w:t>Quality assurance/ monitoring</w:t>
      </w:r>
      <w:bookmarkEnd w:id="29"/>
      <w:r>
        <w:t xml:space="preserve"> </w:t>
      </w:r>
    </w:p>
    <w:p w14:paraId="78C6F8CE" w14:textId="51016E2E" w:rsidR="001969E8" w:rsidRDefault="00E9651A" w:rsidP="00724FFA">
      <w:r>
        <w:t>Given challenges of finding competent installers, q</w:t>
      </w:r>
      <w:r w:rsidR="001969E8">
        <w:t>uality assurance at each stage of a heat pump journey is vital</w:t>
      </w:r>
      <w:r>
        <w:t xml:space="preserve">. </w:t>
      </w:r>
      <w:r w:rsidR="003410E6">
        <w:t xml:space="preserve">Below is an example of quality assurance processes that needs to be replicated for other delivery avenues. </w:t>
      </w:r>
    </w:p>
    <w:p w14:paraId="75B01333" w14:textId="138B75A0" w:rsidR="003410E6" w:rsidRDefault="003410E6" w:rsidP="003410E6">
      <w:r>
        <w:t>Figure X: Stages of a heat pump journey example (Warms Homes grant delivery).</w:t>
      </w:r>
    </w:p>
    <w:p w14:paraId="7EDD862E" w14:textId="77777777" w:rsidR="003410E6" w:rsidRDefault="003410E6" w:rsidP="003410E6">
      <w:pPr>
        <w:rPr>
          <w:b/>
          <w:bCs/>
        </w:rPr>
      </w:pPr>
      <w:r w:rsidRPr="00D5313F">
        <w:rPr>
          <w:b/>
          <w:bCs/>
          <w:noProof/>
        </w:rPr>
        <w:drawing>
          <wp:inline distT="0" distB="0" distL="0" distR="0" wp14:anchorId="091D95BD" wp14:editId="4F062902">
            <wp:extent cx="5731510" cy="3093085"/>
            <wp:effectExtent l="0" t="0" r="2540" b="0"/>
            <wp:docPr id="1771446529" name="Picture 1">
              <a:extLst xmlns:a="http://schemas.openxmlformats.org/drawingml/2006/main">
                <a:ext uri="{FF2B5EF4-FFF2-40B4-BE49-F238E27FC236}">
                  <a16:creationId xmlns:a16="http://schemas.microsoft.com/office/drawing/2014/main" id="{FF31B887-715C-43F2-A6C2-6342E2865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6529" name=""/>
                    <pic:cNvPicPr/>
                  </pic:nvPicPr>
                  <pic:blipFill>
                    <a:blip r:embed="rId44"/>
                    <a:stretch>
                      <a:fillRect/>
                    </a:stretch>
                  </pic:blipFill>
                  <pic:spPr>
                    <a:xfrm>
                      <a:off x="0" y="0"/>
                      <a:ext cx="5731510" cy="3093085"/>
                    </a:xfrm>
                    <a:prstGeom prst="rect">
                      <a:avLst/>
                    </a:prstGeom>
                  </pic:spPr>
                </pic:pic>
              </a:graphicData>
            </a:graphic>
          </wp:inline>
        </w:drawing>
      </w:r>
    </w:p>
    <w:p w14:paraId="1371A041" w14:textId="761189ED" w:rsidR="00D463DD" w:rsidRDefault="00D463DD">
      <w:pPr>
        <w:rPr>
          <w:b/>
          <w:bCs/>
        </w:rPr>
      </w:pPr>
      <w:r>
        <w:rPr>
          <w:b/>
          <w:bCs/>
        </w:rPr>
        <w:br w:type="page"/>
      </w:r>
    </w:p>
    <w:p w14:paraId="19E54136" w14:textId="77777777" w:rsidR="003410E6" w:rsidRDefault="003410E6" w:rsidP="003410E6">
      <w:pPr>
        <w:rPr>
          <w:b/>
          <w:bCs/>
        </w:rPr>
      </w:pPr>
    </w:p>
    <w:tbl>
      <w:tblPr>
        <w:tblStyle w:val="ListTable4"/>
        <w:tblW w:w="9351" w:type="dxa"/>
        <w:tblLook w:val="04A0" w:firstRow="1" w:lastRow="0" w:firstColumn="1" w:lastColumn="0" w:noHBand="0" w:noVBand="1"/>
      </w:tblPr>
      <w:tblGrid>
        <w:gridCol w:w="3429"/>
        <w:gridCol w:w="2193"/>
        <w:gridCol w:w="3729"/>
      </w:tblGrid>
      <w:tr w:rsidR="000D059B" w14:paraId="35E60DEB"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A01A4EA" w14:textId="00F099CF" w:rsidR="00581F18" w:rsidRPr="00581F18" w:rsidRDefault="00581F18">
            <w:r w:rsidRPr="00581F18">
              <w:t xml:space="preserve">Quality Assurance </w:t>
            </w:r>
          </w:p>
          <w:p w14:paraId="4C0969E1" w14:textId="00C75482" w:rsidR="00581F18" w:rsidRDefault="00581F18">
            <w:r>
              <w:t>Actions:</w:t>
            </w:r>
          </w:p>
        </w:tc>
        <w:tc>
          <w:tcPr>
            <w:tcW w:w="1638" w:type="dxa"/>
          </w:tcPr>
          <w:p w14:paraId="202FCBEF" w14:textId="77777777" w:rsidR="00581F18" w:rsidRDefault="00581F1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4AF5894" w14:textId="77777777" w:rsidR="00581F18" w:rsidRDefault="00581F1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65D208C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5B0B647" w14:textId="3959433B" w:rsidR="00581F18" w:rsidRDefault="00890958" w:rsidP="0065134A">
            <w:pPr>
              <w:pStyle w:val="ListParagraph"/>
              <w:numPr>
                <w:ilvl w:val="0"/>
                <w:numId w:val="9"/>
              </w:numPr>
            </w:pPr>
            <w:r>
              <w:t xml:space="preserve">Deliver a remote assistance trial at Romney Avenue </w:t>
            </w:r>
          </w:p>
        </w:tc>
        <w:tc>
          <w:tcPr>
            <w:tcW w:w="1638" w:type="dxa"/>
          </w:tcPr>
          <w:p w14:paraId="774DADB0" w14:textId="79F6FD5E" w:rsidR="00581F18" w:rsidRDefault="00890958">
            <w:pPr>
              <w:cnfStyle w:val="000000100000" w:firstRow="0" w:lastRow="0" w:firstColumn="0" w:lastColumn="0" w:oddVBand="0" w:evenVBand="0" w:oddHBand="1" w:evenHBand="0" w:firstRowFirstColumn="0" w:firstRowLastColumn="0" w:lastRowFirstColumn="0" w:lastRowLastColumn="0"/>
            </w:pPr>
            <w:r>
              <w:t>Method statement around remote assistance</w:t>
            </w:r>
          </w:p>
        </w:tc>
        <w:tc>
          <w:tcPr>
            <w:tcW w:w="4166" w:type="dxa"/>
          </w:tcPr>
          <w:p w14:paraId="7A0D285A" w14:textId="3CC0D43A" w:rsidR="00581F18" w:rsidRDefault="00890958">
            <w:pPr>
              <w:cnfStyle w:val="000000100000" w:firstRow="0" w:lastRow="0" w:firstColumn="0" w:lastColumn="0" w:oddVBand="0" w:evenVBand="0" w:oddHBand="1" w:evenHBand="0" w:firstRowFirstColumn="0" w:firstRowLastColumn="0" w:lastRowFirstColumn="0" w:lastRowLastColumn="0"/>
            </w:pPr>
            <w:r>
              <w:t xml:space="preserve">BCC </w:t>
            </w:r>
            <w:r w:rsidR="0098232B">
              <w:t xml:space="preserve">better able to manage assets and customers receive better service </w:t>
            </w:r>
          </w:p>
        </w:tc>
      </w:tr>
      <w:tr w:rsidR="000D059B" w14:paraId="3C7AE7DD"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45A83694" w14:textId="42805C6B" w:rsidR="00581F18" w:rsidRDefault="00B46C74" w:rsidP="0065134A">
            <w:pPr>
              <w:pStyle w:val="ListParagraph"/>
              <w:numPr>
                <w:ilvl w:val="0"/>
                <w:numId w:val="9"/>
              </w:numPr>
            </w:pPr>
            <w:r>
              <w:t xml:space="preserve">Learn from trial to update heat pump specifications </w:t>
            </w:r>
          </w:p>
        </w:tc>
        <w:tc>
          <w:tcPr>
            <w:tcW w:w="1638" w:type="dxa"/>
          </w:tcPr>
          <w:p w14:paraId="614295A5" w14:textId="43999313" w:rsidR="00581F18" w:rsidRDefault="00B46C74">
            <w:pPr>
              <w:cnfStyle w:val="000000000000" w:firstRow="0" w:lastRow="0" w:firstColumn="0" w:lastColumn="0" w:oddVBand="0" w:evenVBand="0" w:oddHBand="0" w:evenHBand="0" w:firstRowFirstColumn="0" w:firstRowLastColumn="0" w:lastRowFirstColumn="0" w:lastRowLastColumn="0"/>
            </w:pPr>
            <w:r>
              <w:t xml:space="preserve">Updated specification document </w:t>
            </w:r>
          </w:p>
        </w:tc>
        <w:tc>
          <w:tcPr>
            <w:tcW w:w="4166" w:type="dxa"/>
          </w:tcPr>
          <w:p w14:paraId="5273B887" w14:textId="2E4CFC1C" w:rsidR="00581F18" w:rsidRDefault="00B46C74">
            <w:pPr>
              <w:cnfStyle w:val="000000000000" w:firstRow="0" w:lastRow="0" w:firstColumn="0" w:lastColumn="0" w:oddVBand="0" w:evenVBand="0" w:oddHBand="0" w:evenHBand="0" w:firstRowFirstColumn="0" w:firstRowLastColumn="0" w:lastRowFirstColumn="0" w:lastRowLastColumn="0"/>
            </w:pPr>
            <w:r>
              <w:t>Specification</w:t>
            </w:r>
            <w:r w:rsidR="00AD7443">
              <w:t xml:space="preserve"> includes a position and method around r</w:t>
            </w:r>
          </w:p>
        </w:tc>
      </w:tr>
      <w:tr w:rsidR="000D059B" w14:paraId="11079313"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6359201" w14:textId="0AA61A7D" w:rsidR="00A54319" w:rsidRDefault="00A54319" w:rsidP="0065134A">
            <w:pPr>
              <w:pStyle w:val="ListParagraph"/>
              <w:numPr>
                <w:ilvl w:val="0"/>
                <w:numId w:val="9"/>
              </w:numPr>
            </w:pPr>
            <w:r>
              <w:t>Map the quality assurance journeys for non-domestic, new build and refits</w:t>
            </w:r>
          </w:p>
        </w:tc>
        <w:tc>
          <w:tcPr>
            <w:tcW w:w="1638" w:type="dxa"/>
          </w:tcPr>
          <w:p w14:paraId="102F19B7" w14:textId="2152ED1A" w:rsidR="00A54319" w:rsidRDefault="00A54319" w:rsidP="00A54319">
            <w:pPr>
              <w:cnfStyle w:val="000000100000" w:firstRow="0" w:lastRow="0" w:firstColumn="0" w:lastColumn="0" w:oddVBand="0" w:evenVBand="0" w:oddHBand="1" w:evenHBand="0" w:firstRowFirstColumn="0" w:firstRowLastColumn="0" w:lastRowFirstColumn="0" w:lastRowLastColumn="0"/>
            </w:pPr>
            <w:r>
              <w:t xml:space="preserve">Quality assurance process maps </w:t>
            </w:r>
          </w:p>
        </w:tc>
        <w:tc>
          <w:tcPr>
            <w:tcW w:w="4166" w:type="dxa"/>
          </w:tcPr>
          <w:p w14:paraId="79FA43CA" w14:textId="055EC10F" w:rsidR="00A54319" w:rsidRDefault="00A54319" w:rsidP="00A54319">
            <w:pPr>
              <w:cnfStyle w:val="000000100000" w:firstRow="0" w:lastRow="0" w:firstColumn="0" w:lastColumn="0" w:oddVBand="0" w:evenVBand="0" w:oddHBand="1" w:evenHBand="0" w:firstRowFirstColumn="0" w:firstRowLastColumn="0" w:lastRowFirstColumn="0" w:lastRowLastColumn="0"/>
            </w:pPr>
            <w:r>
              <w:t xml:space="preserve">Enhanced quality assurance processes across installations </w:t>
            </w:r>
          </w:p>
        </w:tc>
      </w:tr>
      <w:tr w:rsidR="000D059B" w14:paraId="3A3CA481"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03BC578C" w14:textId="1F6C3D5A" w:rsidR="00BD457A" w:rsidRDefault="00BD457A" w:rsidP="0065134A">
            <w:pPr>
              <w:pStyle w:val="ListParagraph"/>
              <w:numPr>
                <w:ilvl w:val="0"/>
                <w:numId w:val="9"/>
              </w:numPr>
            </w:pPr>
            <w:r>
              <w:t xml:space="preserve">Review options for tools to enhance quality assurance e.g. </w:t>
            </w:r>
            <w:r w:rsidR="00601511">
              <w:t>heat pump design tools (Spruce, Carno etc)</w:t>
            </w:r>
          </w:p>
        </w:tc>
        <w:tc>
          <w:tcPr>
            <w:tcW w:w="1638" w:type="dxa"/>
          </w:tcPr>
          <w:p w14:paraId="6B774357" w14:textId="14F4CC4E" w:rsidR="00BD457A" w:rsidRDefault="00601511" w:rsidP="00A54319">
            <w:pPr>
              <w:cnfStyle w:val="000000000000" w:firstRow="0" w:lastRow="0" w:firstColumn="0" w:lastColumn="0" w:oddVBand="0" w:evenVBand="0" w:oddHBand="0" w:evenHBand="0" w:firstRowFirstColumn="0" w:firstRowLastColumn="0" w:lastRowFirstColumn="0" w:lastRowLastColumn="0"/>
            </w:pPr>
            <w:r>
              <w:t xml:space="preserve">Recommendations for use of new tools </w:t>
            </w:r>
          </w:p>
        </w:tc>
        <w:tc>
          <w:tcPr>
            <w:tcW w:w="4166" w:type="dxa"/>
          </w:tcPr>
          <w:p w14:paraId="595F5B41" w14:textId="170BCAE3" w:rsidR="00BD457A" w:rsidRDefault="00601511" w:rsidP="00A54319">
            <w:pPr>
              <w:cnfStyle w:val="000000000000" w:firstRow="0" w:lastRow="0" w:firstColumn="0" w:lastColumn="0" w:oddVBand="0" w:evenVBand="0" w:oddHBand="0" w:evenHBand="0" w:firstRowFirstColumn="0" w:firstRowLastColumn="0" w:lastRowFirstColumn="0" w:lastRowLastColumn="0"/>
            </w:pPr>
            <w:r>
              <w:t xml:space="preserve">Better tools to help manage heat pump journeys </w:t>
            </w:r>
          </w:p>
        </w:tc>
      </w:tr>
    </w:tbl>
    <w:p w14:paraId="12C8AF7F" w14:textId="77777777" w:rsidR="00E9651A" w:rsidRDefault="00E9651A" w:rsidP="00724FFA"/>
    <w:p w14:paraId="0F4D155A" w14:textId="58A44B83" w:rsidR="00620EE8" w:rsidRDefault="00620EE8" w:rsidP="00325848">
      <w:pPr>
        <w:pStyle w:val="Heading3"/>
      </w:pPr>
      <w:bookmarkStart w:id="30" w:name="_Toc224212524"/>
      <w:r>
        <w:t>Data Management Systems</w:t>
      </w:r>
      <w:r w:rsidR="00A44957">
        <w:t>/ Existing stock review</w:t>
      </w:r>
      <w:bookmarkEnd w:id="30"/>
      <w:r w:rsidR="00A44957">
        <w:t xml:space="preserve"> </w:t>
      </w:r>
    </w:p>
    <w:p w14:paraId="0C4DA474" w14:textId="77777777" w:rsidR="001E507B" w:rsidRDefault="00620EE8" w:rsidP="00724FFA">
      <w:r>
        <w:t>How we store information around heat pump installations is vital t</w:t>
      </w:r>
      <w:r w:rsidR="001E507B">
        <w:t xml:space="preserve">o enable </w:t>
      </w:r>
    </w:p>
    <w:p w14:paraId="2AF385FA" w14:textId="630259D1" w:rsidR="00620EE8" w:rsidRDefault="001E507B" w:rsidP="0065134A">
      <w:pPr>
        <w:pStyle w:val="ListParagraph"/>
        <w:numPr>
          <w:ilvl w:val="0"/>
          <w:numId w:val="14"/>
        </w:numPr>
      </w:pPr>
      <w:r>
        <w:t>Effective servicing schedules</w:t>
      </w:r>
    </w:p>
    <w:p w14:paraId="6A861575" w14:textId="38F5490E" w:rsidR="001E507B" w:rsidRDefault="00826E38" w:rsidP="0065134A">
      <w:pPr>
        <w:pStyle w:val="ListParagraph"/>
        <w:numPr>
          <w:ilvl w:val="0"/>
          <w:numId w:val="14"/>
        </w:numPr>
      </w:pPr>
      <w:r>
        <w:t xml:space="preserve">Timely issue resolution e.g. spare parts </w:t>
      </w:r>
    </w:p>
    <w:p w14:paraId="694584B4" w14:textId="36AD1426" w:rsidR="00826E38" w:rsidRDefault="00E10A03" w:rsidP="0065134A">
      <w:pPr>
        <w:pStyle w:val="ListParagraph"/>
        <w:numPr>
          <w:ilvl w:val="0"/>
          <w:numId w:val="14"/>
        </w:numPr>
      </w:pPr>
      <w:r>
        <w:t>Oversight of warranty arrangements</w:t>
      </w:r>
    </w:p>
    <w:p w14:paraId="51F36CB6" w14:textId="5BE089E8" w:rsidR="00E10A03" w:rsidRDefault="00E10A03" w:rsidP="0065134A">
      <w:pPr>
        <w:pStyle w:val="ListParagraph"/>
        <w:numPr>
          <w:ilvl w:val="0"/>
          <w:numId w:val="14"/>
        </w:numPr>
      </w:pPr>
      <w:r>
        <w:t xml:space="preserve">Capturing of commissioning settings </w:t>
      </w:r>
    </w:p>
    <w:p w14:paraId="2F252CB3" w14:textId="57B38C93" w:rsidR="00E10A03" w:rsidRDefault="001D314A" w:rsidP="0065134A">
      <w:pPr>
        <w:pStyle w:val="ListParagraph"/>
        <w:numPr>
          <w:ilvl w:val="0"/>
          <w:numId w:val="14"/>
        </w:numPr>
      </w:pPr>
      <w:r>
        <w:t xml:space="preserve">Strategic financial planning </w:t>
      </w:r>
    </w:p>
    <w:p w14:paraId="51561B61" w14:textId="691E8F98" w:rsidR="00EE09A6" w:rsidRPr="00620EE8" w:rsidRDefault="00EE09A6" w:rsidP="00EE09A6">
      <w:r>
        <w:t xml:space="preserve">The review will assess data management systems and provide recommendations </w:t>
      </w:r>
      <w:r w:rsidR="002E1AA8">
        <w:t xml:space="preserve">going forward. </w:t>
      </w:r>
    </w:p>
    <w:p w14:paraId="70247AFA" w14:textId="77777777" w:rsidR="00620EE8" w:rsidRDefault="00620EE8" w:rsidP="00724FFA"/>
    <w:tbl>
      <w:tblPr>
        <w:tblStyle w:val="ListTable4"/>
        <w:tblW w:w="9351" w:type="dxa"/>
        <w:tblLook w:val="04A0" w:firstRow="1" w:lastRow="0" w:firstColumn="1" w:lastColumn="0" w:noHBand="0" w:noVBand="1"/>
      </w:tblPr>
      <w:tblGrid>
        <w:gridCol w:w="3455"/>
        <w:gridCol w:w="2077"/>
        <w:gridCol w:w="3819"/>
      </w:tblGrid>
      <w:tr w:rsidR="000D059B" w14:paraId="06F0EA2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9030C26" w14:textId="344E5014" w:rsidR="00522CBC" w:rsidRPr="00522CBC" w:rsidRDefault="00522CBC">
            <w:r w:rsidRPr="00522CBC">
              <w:t>Data management systems</w:t>
            </w:r>
          </w:p>
          <w:p w14:paraId="442FB8ED" w14:textId="289436B2" w:rsidR="00BD457A" w:rsidRDefault="00BD457A">
            <w:r>
              <w:t>Actions:</w:t>
            </w:r>
          </w:p>
        </w:tc>
        <w:tc>
          <w:tcPr>
            <w:tcW w:w="1638" w:type="dxa"/>
          </w:tcPr>
          <w:p w14:paraId="75D62599" w14:textId="77777777" w:rsidR="00BD457A" w:rsidRDefault="00BD457A">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336D660E" w14:textId="77777777" w:rsidR="00BD457A" w:rsidRDefault="00BD457A">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F95AB03"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3537D15" w14:textId="68E1A4E2" w:rsidR="00BD457A" w:rsidRDefault="002E1AA8" w:rsidP="0065134A">
            <w:pPr>
              <w:pStyle w:val="ListParagraph"/>
              <w:numPr>
                <w:ilvl w:val="0"/>
                <w:numId w:val="10"/>
              </w:numPr>
            </w:pPr>
            <w:r>
              <w:t>Assess data management systems across social housing heat pump stock and non</w:t>
            </w:r>
            <w:r w:rsidR="00C0147F">
              <w:t>-</w:t>
            </w:r>
            <w:r>
              <w:t>domestic buildings</w:t>
            </w:r>
          </w:p>
        </w:tc>
        <w:tc>
          <w:tcPr>
            <w:tcW w:w="1638" w:type="dxa"/>
          </w:tcPr>
          <w:p w14:paraId="14F28132" w14:textId="108CC58D" w:rsidR="00BD457A" w:rsidRDefault="00937595">
            <w:pPr>
              <w:cnfStyle w:val="000000100000" w:firstRow="0" w:lastRow="0" w:firstColumn="0" w:lastColumn="0" w:oddVBand="0" w:evenVBand="0" w:oddHBand="1" w:evenHBand="0" w:firstRowFirstColumn="0" w:firstRowLastColumn="0" w:lastRowFirstColumn="0" w:lastRowLastColumn="0"/>
            </w:pPr>
            <w:r>
              <w:t>Collation of what is held where.</w:t>
            </w:r>
          </w:p>
        </w:tc>
        <w:tc>
          <w:tcPr>
            <w:tcW w:w="4166" w:type="dxa"/>
          </w:tcPr>
          <w:p w14:paraId="36532A97" w14:textId="6B2AE95D" w:rsidR="00BD457A" w:rsidRDefault="00937595">
            <w:pPr>
              <w:cnfStyle w:val="000000100000" w:firstRow="0" w:lastRow="0" w:firstColumn="0" w:lastColumn="0" w:oddVBand="0" w:evenVBand="0" w:oddHBand="1" w:evenHBand="0" w:firstRowFirstColumn="0" w:firstRowLastColumn="0" w:lastRowFirstColumn="0" w:lastRowLastColumn="0"/>
            </w:pPr>
            <w:r>
              <w:t xml:space="preserve">Better understanding of data management systems and gaps to be plugged </w:t>
            </w:r>
          </w:p>
        </w:tc>
      </w:tr>
      <w:tr w:rsidR="000D059B" w14:paraId="330C3F4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6635CC3" w14:textId="40A809F8" w:rsidR="00A44957" w:rsidRDefault="00A44957" w:rsidP="0065134A">
            <w:pPr>
              <w:pStyle w:val="ListParagraph"/>
              <w:numPr>
                <w:ilvl w:val="0"/>
                <w:numId w:val="10"/>
              </w:numPr>
            </w:pPr>
            <w:r>
              <w:lastRenderedPageBreak/>
              <w:t>Assess existing stock</w:t>
            </w:r>
            <w:r w:rsidR="00DC7893">
              <w:t xml:space="preserve"> data</w:t>
            </w:r>
            <w:r>
              <w:t xml:space="preserve"> including warranty arrangements, </w:t>
            </w:r>
            <w:r w:rsidR="0016445B">
              <w:t xml:space="preserve">likelihood of needing audit, </w:t>
            </w:r>
          </w:p>
        </w:tc>
        <w:tc>
          <w:tcPr>
            <w:tcW w:w="1638" w:type="dxa"/>
          </w:tcPr>
          <w:p w14:paraId="3CEA886C" w14:textId="6CDDB3C9" w:rsidR="00A44957" w:rsidRDefault="00DC7893">
            <w:pPr>
              <w:cnfStyle w:val="000000000000" w:firstRow="0" w:lastRow="0" w:firstColumn="0" w:lastColumn="0" w:oddVBand="0" w:evenVBand="0" w:oddHBand="0" w:evenHBand="0" w:firstRowFirstColumn="0" w:firstRowLastColumn="0" w:lastRowFirstColumn="0" w:lastRowLastColumn="0"/>
            </w:pPr>
            <w:r>
              <w:t>Recommendation document highlight properties to be audited/ assessed</w:t>
            </w:r>
          </w:p>
        </w:tc>
        <w:tc>
          <w:tcPr>
            <w:tcW w:w="4166" w:type="dxa"/>
          </w:tcPr>
          <w:p w14:paraId="0C805A13" w14:textId="40BDEA5F" w:rsidR="00A44957" w:rsidRDefault="002C3064">
            <w:pPr>
              <w:cnfStyle w:val="000000000000" w:firstRow="0" w:lastRow="0" w:firstColumn="0" w:lastColumn="0" w:oddVBand="0" w:evenVBand="0" w:oddHBand="0" w:evenHBand="0" w:firstRowFirstColumn="0" w:firstRowLastColumn="0" w:lastRowFirstColumn="0" w:lastRowLastColumn="0"/>
            </w:pPr>
            <w:r>
              <w:t xml:space="preserve">Financial savings from data and audit leading to capturing faults before warranty periods expire. </w:t>
            </w:r>
          </w:p>
        </w:tc>
      </w:tr>
      <w:tr w:rsidR="00D17B9E" w14:paraId="2BD10CF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F73C8DF" w14:textId="557EA6BE" w:rsidR="00906D87" w:rsidRDefault="00894855" w:rsidP="0065134A">
            <w:pPr>
              <w:pStyle w:val="ListParagraph"/>
              <w:numPr>
                <w:ilvl w:val="0"/>
                <w:numId w:val="10"/>
              </w:numPr>
            </w:pPr>
            <w:r>
              <w:t>Re</w:t>
            </w:r>
            <w:r w:rsidR="00CA1A94">
              <w:t>view existing replacement cost estimates for existing stock</w:t>
            </w:r>
          </w:p>
        </w:tc>
        <w:tc>
          <w:tcPr>
            <w:tcW w:w="1638" w:type="dxa"/>
          </w:tcPr>
          <w:p w14:paraId="17EE0774" w14:textId="5EC703E9" w:rsidR="00906D87" w:rsidRDefault="00CA1A94">
            <w:pPr>
              <w:cnfStyle w:val="000000100000" w:firstRow="0" w:lastRow="0" w:firstColumn="0" w:lastColumn="0" w:oddVBand="0" w:evenVBand="0" w:oddHBand="1" w:evenHBand="0" w:firstRowFirstColumn="0" w:firstRowLastColumn="0" w:lastRowFirstColumn="0" w:lastRowLastColumn="0"/>
            </w:pPr>
            <w:r>
              <w:t>Costs of replacement units upda</w:t>
            </w:r>
            <w:r w:rsidR="00A72903">
              <w:t>t</w:t>
            </w:r>
            <w:r>
              <w:t>ed</w:t>
            </w:r>
          </w:p>
        </w:tc>
        <w:tc>
          <w:tcPr>
            <w:tcW w:w="4166" w:type="dxa"/>
          </w:tcPr>
          <w:p w14:paraId="21A0AB1C" w14:textId="095C1FF8" w:rsidR="00906D87" w:rsidRDefault="00A72903">
            <w:pPr>
              <w:cnfStyle w:val="000000100000" w:firstRow="0" w:lastRow="0" w:firstColumn="0" w:lastColumn="0" w:oddVBand="0" w:evenVBand="0" w:oddHBand="1" w:evenHBand="0" w:firstRowFirstColumn="0" w:firstRowLastColumn="0" w:lastRowFirstColumn="0" w:lastRowLastColumn="0"/>
            </w:pPr>
            <w:r>
              <w:t>More accurate data on replacement costs</w:t>
            </w:r>
          </w:p>
        </w:tc>
      </w:tr>
      <w:tr w:rsidR="005E5CE1" w14:paraId="03F54949"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1587919D" w14:textId="0C8BD3B6" w:rsidR="00A72903" w:rsidRDefault="00732172" w:rsidP="0065134A">
            <w:pPr>
              <w:pStyle w:val="ListParagraph"/>
              <w:numPr>
                <w:ilvl w:val="0"/>
                <w:numId w:val="10"/>
              </w:numPr>
            </w:pPr>
            <w:r>
              <w:t xml:space="preserve">Review existing data on costs per install by house typology </w:t>
            </w:r>
          </w:p>
        </w:tc>
        <w:tc>
          <w:tcPr>
            <w:tcW w:w="1638" w:type="dxa"/>
          </w:tcPr>
          <w:p w14:paraId="0CEA01F7" w14:textId="0031FEFD" w:rsidR="00A72903" w:rsidRDefault="00C156BF">
            <w:pPr>
              <w:cnfStyle w:val="000000000000" w:firstRow="0" w:lastRow="0" w:firstColumn="0" w:lastColumn="0" w:oddVBand="0" w:evenVBand="0" w:oddHBand="0" w:evenHBand="0" w:firstRowFirstColumn="0" w:firstRowLastColumn="0" w:lastRowFirstColumn="0" w:lastRowLastColumn="0"/>
            </w:pPr>
            <w:r>
              <w:t>Cost data for installs collated</w:t>
            </w:r>
          </w:p>
        </w:tc>
        <w:tc>
          <w:tcPr>
            <w:tcW w:w="4166" w:type="dxa"/>
          </w:tcPr>
          <w:p w14:paraId="085A1C1D" w14:textId="759DA5D1" w:rsidR="00A72903" w:rsidRDefault="00C156BF">
            <w:pPr>
              <w:cnfStyle w:val="000000000000" w:firstRow="0" w:lastRow="0" w:firstColumn="0" w:lastColumn="0" w:oddVBand="0" w:evenVBand="0" w:oddHBand="0" w:evenHBand="0" w:firstRowFirstColumn="0" w:firstRowLastColumn="0" w:lastRowFirstColumn="0" w:lastRowLastColumn="0"/>
            </w:pPr>
            <w:r>
              <w:t xml:space="preserve">Better understanding of current installation costs </w:t>
            </w:r>
          </w:p>
        </w:tc>
      </w:tr>
    </w:tbl>
    <w:p w14:paraId="2790336C" w14:textId="77777777" w:rsidR="00E9651A" w:rsidRDefault="00E9651A" w:rsidP="00724FFA"/>
    <w:p w14:paraId="1AE08788" w14:textId="6C07F583" w:rsidR="009A0D6E" w:rsidRDefault="009A0D6E" w:rsidP="00325848">
      <w:pPr>
        <w:pStyle w:val="Heading3"/>
      </w:pPr>
      <w:bookmarkStart w:id="31" w:name="_Toc224212525"/>
      <w:r>
        <w:t>Training/ Learning</w:t>
      </w:r>
      <w:bookmarkEnd w:id="31"/>
    </w:p>
    <w:p w14:paraId="67D746BC" w14:textId="3B8D494B" w:rsidR="00E35C42" w:rsidRDefault="009A0D6E" w:rsidP="00724FFA">
      <w:r>
        <w:t>For BCC and delivery partners it is essential that we are ‘intelligent clients’ of delivering heat pump projects. Both for non</w:t>
      </w:r>
      <w:r w:rsidR="00C0147F">
        <w:t>-</w:t>
      </w:r>
      <w:r>
        <w:t xml:space="preserve">technical and technical maintenance staff </w:t>
      </w:r>
      <w:r w:rsidR="00E35C42">
        <w:t xml:space="preserve">knowing what ‘good’ looks like in imperative to quality delivery. </w:t>
      </w:r>
    </w:p>
    <w:p w14:paraId="0EFA6111" w14:textId="3205A4B8" w:rsidR="00E35C42" w:rsidRPr="009A0D6E" w:rsidRDefault="0064141E" w:rsidP="00724FFA">
      <w:r>
        <w:t xml:space="preserve">There has been positive progress in this area with one round of training delivered however there are several areas of development still required. </w:t>
      </w:r>
    </w:p>
    <w:tbl>
      <w:tblPr>
        <w:tblStyle w:val="ListTable4"/>
        <w:tblpPr w:leftFromText="180" w:rightFromText="180" w:vertAnchor="text" w:horzAnchor="margin" w:tblpY="182"/>
        <w:tblW w:w="9351" w:type="dxa"/>
        <w:tblLook w:val="04A0" w:firstRow="1" w:lastRow="0" w:firstColumn="1" w:lastColumn="0" w:noHBand="0" w:noVBand="1"/>
      </w:tblPr>
      <w:tblGrid>
        <w:gridCol w:w="3547"/>
        <w:gridCol w:w="1638"/>
        <w:gridCol w:w="4166"/>
      </w:tblGrid>
      <w:tr w:rsidR="000D059B" w14:paraId="7EBD256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F37AD41" w14:textId="64371E82" w:rsidR="009A0D6E" w:rsidRDefault="009A0D6E" w:rsidP="009A0D6E">
            <w:pPr>
              <w:rPr>
                <w:b w:val="0"/>
                <w:bCs w:val="0"/>
              </w:rPr>
            </w:pPr>
            <w:r>
              <w:t>Training/ Learning</w:t>
            </w:r>
          </w:p>
          <w:p w14:paraId="25FE7F11" w14:textId="77777777" w:rsidR="009A0D6E" w:rsidRDefault="009A0D6E" w:rsidP="009A0D6E">
            <w:r>
              <w:t>Actions:</w:t>
            </w:r>
          </w:p>
        </w:tc>
        <w:tc>
          <w:tcPr>
            <w:tcW w:w="1638" w:type="dxa"/>
          </w:tcPr>
          <w:p w14:paraId="2F5D6A98" w14:textId="77777777" w:rsidR="009A0D6E" w:rsidRDefault="009A0D6E" w:rsidP="009A0D6E">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2DCF24A2" w14:textId="77777777" w:rsidR="009A0D6E" w:rsidRDefault="009A0D6E" w:rsidP="009A0D6E">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5400BED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950D65B" w14:textId="11B18C41" w:rsidR="009A0D6E" w:rsidRDefault="00F638FC" w:rsidP="0065134A">
            <w:pPr>
              <w:pStyle w:val="ListParagraph"/>
              <w:numPr>
                <w:ilvl w:val="0"/>
                <w:numId w:val="13"/>
              </w:numPr>
            </w:pPr>
            <w:r>
              <w:t>Deliver second round of heat pump training (subject to funding) for non</w:t>
            </w:r>
            <w:r w:rsidR="00C0147F">
              <w:t>-</w:t>
            </w:r>
            <w:r>
              <w:t xml:space="preserve">technical staff </w:t>
            </w:r>
          </w:p>
        </w:tc>
        <w:tc>
          <w:tcPr>
            <w:tcW w:w="1638" w:type="dxa"/>
          </w:tcPr>
          <w:p w14:paraId="6D3C374C" w14:textId="0C83FB63" w:rsidR="009A0D6E" w:rsidRDefault="00F638FC" w:rsidP="009A0D6E">
            <w:pPr>
              <w:cnfStyle w:val="000000100000" w:firstRow="0" w:lastRow="0" w:firstColumn="0" w:lastColumn="0" w:oddVBand="0" w:evenVBand="0" w:oddHBand="1" w:evenHBand="0" w:firstRowFirstColumn="0" w:firstRowLastColumn="0" w:lastRowFirstColumn="0" w:lastRowLastColumn="0"/>
            </w:pPr>
            <w:r>
              <w:t>Non</w:t>
            </w:r>
            <w:r w:rsidR="00C0147F">
              <w:t>-</w:t>
            </w:r>
            <w:r>
              <w:t>technical staff training</w:t>
            </w:r>
            <w:r w:rsidR="00EC0432">
              <w:t xml:space="preserve"> course </w:t>
            </w:r>
          </w:p>
        </w:tc>
        <w:tc>
          <w:tcPr>
            <w:tcW w:w="4166" w:type="dxa"/>
          </w:tcPr>
          <w:p w14:paraId="3A22616F" w14:textId="34F3CF31" w:rsidR="009A0D6E" w:rsidRDefault="00EC0432" w:rsidP="009A0D6E">
            <w:pPr>
              <w:cnfStyle w:val="000000100000" w:firstRow="0" w:lastRow="0" w:firstColumn="0" w:lastColumn="0" w:oddVBand="0" w:evenVBand="0" w:oddHBand="1" w:evenHBand="0" w:firstRowFirstColumn="0" w:firstRowLastColumn="0" w:lastRowFirstColumn="0" w:lastRowLastColumn="0"/>
            </w:pPr>
            <w:r>
              <w:t>Non</w:t>
            </w:r>
            <w:r w:rsidR="00C0147F">
              <w:t>-</w:t>
            </w:r>
            <w:r>
              <w:t xml:space="preserve">technical staff trained in delivering heat pump projects </w:t>
            </w:r>
          </w:p>
        </w:tc>
      </w:tr>
      <w:tr w:rsidR="000D059B" w14:paraId="216B5008"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BA6C81A" w14:textId="796FD447" w:rsidR="009A0D6E" w:rsidRDefault="000E5B5D" w:rsidP="0065134A">
            <w:pPr>
              <w:pStyle w:val="ListParagraph"/>
              <w:numPr>
                <w:ilvl w:val="0"/>
                <w:numId w:val="13"/>
              </w:numPr>
            </w:pPr>
            <w:r>
              <w:t>Support delivery of technical training with Warmur academy for heat maintenance team</w:t>
            </w:r>
            <w:r w:rsidR="00E6257C">
              <w:t xml:space="preserve">. </w:t>
            </w:r>
          </w:p>
        </w:tc>
        <w:tc>
          <w:tcPr>
            <w:tcW w:w="1638" w:type="dxa"/>
          </w:tcPr>
          <w:p w14:paraId="0857608B" w14:textId="2E02758D" w:rsidR="009A0D6E" w:rsidRDefault="000E5B5D" w:rsidP="009A0D6E">
            <w:pPr>
              <w:cnfStyle w:val="000000000000" w:firstRow="0" w:lastRow="0" w:firstColumn="0" w:lastColumn="0" w:oddVBand="0" w:evenVBand="0" w:oddHBand="0" w:evenHBand="0" w:firstRowFirstColumn="0" w:firstRowLastColumn="0" w:lastRowFirstColumn="0" w:lastRowLastColumn="0"/>
            </w:pPr>
            <w:r>
              <w:t xml:space="preserve">Training delivered </w:t>
            </w:r>
          </w:p>
        </w:tc>
        <w:tc>
          <w:tcPr>
            <w:tcW w:w="4166" w:type="dxa"/>
          </w:tcPr>
          <w:p w14:paraId="1B1F78D5" w14:textId="554ECC58" w:rsidR="009A0D6E" w:rsidRDefault="00E6257C" w:rsidP="009A0D6E">
            <w:pPr>
              <w:cnfStyle w:val="000000000000" w:firstRow="0" w:lastRow="0" w:firstColumn="0" w:lastColumn="0" w:oddVBand="0" w:evenVBand="0" w:oddHBand="0" w:evenHBand="0" w:firstRowFirstColumn="0" w:firstRowLastColumn="0" w:lastRowFirstColumn="0" w:lastRowLastColumn="0"/>
            </w:pPr>
            <w:r>
              <w:t xml:space="preserve">Technical teams better equipped to undertake their roles. </w:t>
            </w:r>
          </w:p>
        </w:tc>
      </w:tr>
      <w:tr w:rsidR="000D059B" w14:paraId="0FE8E07A"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CEA15C7" w14:textId="23FC338B" w:rsidR="009A0D6E" w:rsidRDefault="00E6257C" w:rsidP="0065134A">
            <w:pPr>
              <w:pStyle w:val="ListParagraph"/>
              <w:numPr>
                <w:ilvl w:val="0"/>
                <w:numId w:val="13"/>
              </w:numPr>
            </w:pPr>
            <w:r>
              <w:t xml:space="preserve">Assess potential for technical teams to </w:t>
            </w:r>
            <w:r w:rsidR="008D48AC">
              <w:t>undertake heat pump design review quality assurance across all social housing projects.</w:t>
            </w:r>
          </w:p>
        </w:tc>
        <w:tc>
          <w:tcPr>
            <w:tcW w:w="1638" w:type="dxa"/>
          </w:tcPr>
          <w:p w14:paraId="2B524916" w14:textId="34B607BF" w:rsidR="009A0D6E" w:rsidRDefault="00F94434" w:rsidP="009A0D6E">
            <w:pPr>
              <w:cnfStyle w:val="000000100000" w:firstRow="0" w:lastRow="0" w:firstColumn="0" w:lastColumn="0" w:oddVBand="0" w:evenVBand="0" w:oddHBand="1" w:evenHBand="0" w:firstRowFirstColumn="0" w:firstRowLastColumn="0" w:lastRowFirstColumn="0" w:lastRowLastColumn="0"/>
            </w:pPr>
            <w:r>
              <w:t xml:space="preserve">Decision on role of </w:t>
            </w:r>
            <w:r w:rsidR="003D09A4">
              <w:t>heat maintenance team in wider QA role</w:t>
            </w:r>
          </w:p>
        </w:tc>
        <w:tc>
          <w:tcPr>
            <w:tcW w:w="4166" w:type="dxa"/>
          </w:tcPr>
          <w:p w14:paraId="0ECAAA03" w14:textId="295F4023" w:rsidR="009A0D6E" w:rsidRDefault="003D09A4" w:rsidP="009A0D6E">
            <w:pPr>
              <w:cnfStyle w:val="000000100000" w:firstRow="0" w:lastRow="0" w:firstColumn="0" w:lastColumn="0" w:oddVBand="0" w:evenVBand="0" w:oddHBand="1" w:evenHBand="0" w:firstRowFirstColumn="0" w:firstRowLastColumn="0" w:lastRowFirstColumn="0" w:lastRowLastColumn="0"/>
            </w:pPr>
            <w:r>
              <w:t xml:space="preserve">Enhanced quality assurance processes. </w:t>
            </w:r>
          </w:p>
        </w:tc>
      </w:tr>
    </w:tbl>
    <w:p w14:paraId="0E9C2144" w14:textId="378A6AFF" w:rsidR="00937595" w:rsidRDefault="00937595" w:rsidP="00724FFA">
      <w:pPr>
        <w:rPr>
          <w:b/>
          <w:bCs/>
        </w:rPr>
      </w:pPr>
    </w:p>
    <w:p w14:paraId="0E59F633" w14:textId="77777777" w:rsidR="00D463DD" w:rsidRDefault="00D463DD">
      <w:pPr>
        <w:rPr>
          <w:b/>
          <w:bCs/>
        </w:rPr>
      </w:pPr>
      <w:r>
        <w:rPr>
          <w:b/>
          <w:bCs/>
        </w:rPr>
        <w:br w:type="page"/>
      </w:r>
    </w:p>
    <w:p w14:paraId="2C5FA781" w14:textId="6C5184A1" w:rsidR="003D09A4" w:rsidRDefault="00CC20DC" w:rsidP="00325848">
      <w:pPr>
        <w:pStyle w:val="Heading3"/>
      </w:pPr>
      <w:bookmarkStart w:id="32" w:name="_Toc224212526"/>
      <w:r>
        <w:lastRenderedPageBreak/>
        <w:t>Service</w:t>
      </w:r>
      <w:r w:rsidR="00286A89">
        <w:t xml:space="preserve"> and</w:t>
      </w:r>
      <w:r>
        <w:t xml:space="preserve"> maintenance arrangements</w:t>
      </w:r>
      <w:bookmarkEnd w:id="32"/>
    </w:p>
    <w:p w14:paraId="47FE037F" w14:textId="26D9572D" w:rsidR="003D09A4" w:rsidRDefault="00CC20DC" w:rsidP="00724FFA">
      <w:r>
        <w:t xml:space="preserve">Heat pumps are required to be serviced annually to keep their warranties and also to ensure effective operation. It is understood that the servicing regime </w:t>
      </w:r>
      <w:r w:rsidR="00170E10">
        <w:t xml:space="preserve">may require assessment to understand what is done as part of normal servicing and what would be required to ensure warranties are valid and heat pumps work well. It is also possible that this would provide an excellent opportunity to reaffirm any handovers or do basic remedial work like re-do lagging. </w:t>
      </w:r>
    </w:p>
    <w:p w14:paraId="6759E12B" w14:textId="77777777" w:rsidR="001C4F83" w:rsidRPr="00CC20DC" w:rsidRDefault="001C4F83" w:rsidP="00724FFA"/>
    <w:tbl>
      <w:tblPr>
        <w:tblStyle w:val="ListTable4"/>
        <w:tblW w:w="9351" w:type="dxa"/>
        <w:tblLook w:val="04A0" w:firstRow="1" w:lastRow="0" w:firstColumn="1" w:lastColumn="0" w:noHBand="0" w:noVBand="1"/>
      </w:tblPr>
      <w:tblGrid>
        <w:gridCol w:w="3547"/>
        <w:gridCol w:w="1638"/>
        <w:gridCol w:w="4166"/>
      </w:tblGrid>
      <w:tr w:rsidR="000D059B" w14:paraId="35CD6856"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9380243" w14:textId="6E075E02" w:rsidR="000E5B5D" w:rsidRPr="000E5B5D" w:rsidRDefault="000E5B5D">
            <w:r w:rsidRPr="000E5B5D">
              <w:t xml:space="preserve">Service/ maintenance arrangements </w:t>
            </w:r>
          </w:p>
          <w:p w14:paraId="3F4FB9C6" w14:textId="03CEA260" w:rsidR="00522CBC" w:rsidRDefault="00522CBC">
            <w:r>
              <w:t>Actions:</w:t>
            </w:r>
          </w:p>
        </w:tc>
        <w:tc>
          <w:tcPr>
            <w:tcW w:w="1638" w:type="dxa"/>
          </w:tcPr>
          <w:p w14:paraId="7096C482" w14:textId="77777777" w:rsidR="00522CBC" w:rsidRDefault="00522CB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2FD986D" w14:textId="77777777" w:rsidR="00522CBC" w:rsidRDefault="00522CB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72DE99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42883CF" w14:textId="5FF51F15" w:rsidR="00522CBC" w:rsidRDefault="00875957" w:rsidP="0065134A">
            <w:pPr>
              <w:pStyle w:val="ListParagraph"/>
              <w:numPr>
                <w:ilvl w:val="0"/>
                <w:numId w:val="11"/>
              </w:numPr>
            </w:pPr>
            <w:r>
              <w:t xml:space="preserve">Review service schedule and content </w:t>
            </w:r>
          </w:p>
        </w:tc>
        <w:tc>
          <w:tcPr>
            <w:tcW w:w="1638" w:type="dxa"/>
          </w:tcPr>
          <w:p w14:paraId="41556A80" w14:textId="019C8C37" w:rsidR="00522CBC" w:rsidRDefault="00875957">
            <w:pPr>
              <w:cnfStyle w:val="000000100000" w:firstRow="0" w:lastRow="0" w:firstColumn="0" w:lastColumn="0" w:oddVBand="0" w:evenVBand="0" w:oddHBand="1" w:evenHBand="0" w:firstRowFirstColumn="0" w:firstRowLastColumn="0" w:lastRowFirstColumn="0" w:lastRowLastColumn="0"/>
            </w:pPr>
            <w:r>
              <w:t xml:space="preserve">Comparison of actual vs needed maintenance </w:t>
            </w:r>
          </w:p>
        </w:tc>
        <w:tc>
          <w:tcPr>
            <w:tcW w:w="4166" w:type="dxa"/>
          </w:tcPr>
          <w:p w14:paraId="04E3833A" w14:textId="39D6EDD9" w:rsidR="00522CBC" w:rsidRDefault="00875957">
            <w:pPr>
              <w:cnfStyle w:val="000000100000" w:firstRow="0" w:lastRow="0" w:firstColumn="0" w:lastColumn="0" w:oddVBand="0" w:evenVBand="0" w:oddHBand="1" w:evenHBand="0" w:firstRowFirstColumn="0" w:firstRowLastColumn="0" w:lastRowFirstColumn="0" w:lastRowLastColumn="0"/>
            </w:pPr>
            <w:r>
              <w:t xml:space="preserve">Equipment lasts longer and works better for tenants </w:t>
            </w:r>
          </w:p>
        </w:tc>
      </w:tr>
      <w:tr w:rsidR="000D059B" w14:paraId="3DCA1770"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661A92" w14:textId="3E3B90D5" w:rsidR="00522CBC" w:rsidRDefault="00C4492A" w:rsidP="0065134A">
            <w:pPr>
              <w:pStyle w:val="ListParagraph"/>
              <w:numPr>
                <w:ilvl w:val="0"/>
                <w:numId w:val="11"/>
              </w:numPr>
            </w:pPr>
            <w:r>
              <w:t>Review potential for low time high impact additional works to take place during service</w:t>
            </w:r>
          </w:p>
        </w:tc>
        <w:tc>
          <w:tcPr>
            <w:tcW w:w="1638" w:type="dxa"/>
          </w:tcPr>
          <w:p w14:paraId="1316240A" w14:textId="66E3AD1D" w:rsidR="00522CBC" w:rsidRDefault="00C4492A">
            <w:pPr>
              <w:cnfStyle w:val="000000000000" w:firstRow="0" w:lastRow="0" w:firstColumn="0" w:lastColumn="0" w:oddVBand="0" w:evenVBand="0" w:oddHBand="0" w:evenHBand="0" w:firstRowFirstColumn="0" w:firstRowLastColumn="0" w:lastRowFirstColumn="0" w:lastRowLastColumn="0"/>
            </w:pPr>
            <w:r>
              <w:t xml:space="preserve">Additional works list and timings </w:t>
            </w:r>
          </w:p>
        </w:tc>
        <w:tc>
          <w:tcPr>
            <w:tcW w:w="4166" w:type="dxa"/>
          </w:tcPr>
          <w:p w14:paraId="537154AB" w14:textId="29F99158" w:rsidR="00522CBC" w:rsidRDefault="00244588">
            <w:pPr>
              <w:cnfStyle w:val="000000000000" w:firstRow="0" w:lastRow="0" w:firstColumn="0" w:lastColumn="0" w:oddVBand="0" w:evenVBand="0" w:oddHBand="0" w:evenHBand="0" w:firstRowFirstColumn="0" w:firstRowLastColumn="0" w:lastRowFirstColumn="0" w:lastRowLastColumn="0"/>
            </w:pPr>
            <w:r>
              <w:t xml:space="preserve">Heat pumps last longer and perform better </w:t>
            </w:r>
          </w:p>
        </w:tc>
      </w:tr>
    </w:tbl>
    <w:p w14:paraId="3C834250" w14:textId="77777777" w:rsidR="001969E8" w:rsidRDefault="001969E8" w:rsidP="00724FFA">
      <w:pPr>
        <w:rPr>
          <w:b/>
          <w:bCs/>
        </w:rPr>
      </w:pPr>
    </w:p>
    <w:p w14:paraId="6062303D" w14:textId="756BEBC9" w:rsidR="00244588" w:rsidRDefault="007B45DB" w:rsidP="00325848">
      <w:pPr>
        <w:pStyle w:val="Heading3"/>
      </w:pPr>
      <w:bookmarkStart w:id="33" w:name="_Toc224212527"/>
      <w:r>
        <w:t>Technology options</w:t>
      </w:r>
      <w:bookmarkEnd w:id="33"/>
    </w:p>
    <w:p w14:paraId="1143FD19" w14:textId="7434E2DB" w:rsidR="007B45DB" w:rsidRPr="00685CAD" w:rsidRDefault="00685CAD" w:rsidP="00724FFA">
      <w:bookmarkStart w:id="34" w:name="_Hlk221546806"/>
      <w:r>
        <w:t xml:space="preserve">Bristol City Council </w:t>
      </w:r>
      <w:bookmarkEnd w:id="34"/>
      <w:r>
        <w:t>has a heat hierarchy which places heat pumps as second option</w:t>
      </w:r>
      <w:r w:rsidR="00286A89">
        <w:t>. H</w:t>
      </w:r>
      <w:r>
        <w:t>owever</w:t>
      </w:r>
      <w:r w:rsidR="00286A89">
        <w:t>,</w:t>
      </w:r>
      <w:r>
        <w:t xml:space="preserve"> within this there is not a position on ASHP vs GSHP vs Air to Air heat pumps or other options. This requires a review and a position statement, </w:t>
      </w:r>
    </w:p>
    <w:tbl>
      <w:tblPr>
        <w:tblStyle w:val="ListTable4"/>
        <w:tblW w:w="9351" w:type="dxa"/>
        <w:tblLook w:val="04A0" w:firstRow="1" w:lastRow="0" w:firstColumn="1" w:lastColumn="0" w:noHBand="0" w:noVBand="1"/>
      </w:tblPr>
      <w:tblGrid>
        <w:gridCol w:w="3547"/>
        <w:gridCol w:w="1638"/>
        <w:gridCol w:w="4166"/>
      </w:tblGrid>
      <w:tr w:rsidR="000D059B" w14:paraId="49ECBCC8"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DA7FFA5" w14:textId="541CC10E" w:rsidR="004F3AE9" w:rsidRPr="004F3AE9" w:rsidRDefault="004F3AE9">
            <w:r w:rsidRPr="004F3AE9">
              <w:t>Technology options</w:t>
            </w:r>
          </w:p>
          <w:p w14:paraId="01F4E9F0" w14:textId="3821A447" w:rsidR="00522CBC" w:rsidRDefault="00522CBC">
            <w:r>
              <w:t>Actions:</w:t>
            </w:r>
          </w:p>
        </w:tc>
        <w:tc>
          <w:tcPr>
            <w:tcW w:w="1638" w:type="dxa"/>
          </w:tcPr>
          <w:p w14:paraId="2BBF5D14" w14:textId="77777777" w:rsidR="00522CBC" w:rsidRDefault="00522CB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7628748" w14:textId="77777777" w:rsidR="00522CBC" w:rsidRDefault="00522CB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3FF291C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A132684" w14:textId="151F31CD" w:rsidR="00522CBC" w:rsidRDefault="00685CAD" w:rsidP="0065134A">
            <w:pPr>
              <w:pStyle w:val="ListParagraph"/>
              <w:numPr>
                <w:ilvl w:val="0"/>
                <w:numId w:val="12"/>
              </w:numPr>
            </w:pPr>
            <w:r>
              <w:t>Review process for deciding on technology type in new build and retrofit</w:t>
            </w:r>
            <w:r w:rsidR="007A7711">
              <w:t xml:space="preserve"> including heat pumps</w:t>
            </w:r>
            <w:r w:rsidR="00084219">
              <w:t xml:space="preserve">, </w:t>
            </w:r>
            <w:r w:rsidR="007A7711">
              <w:t>hot water delivery options</w:t>
            </w:r>
            <w:r w:rsidR="00084219">
              <w:t xml:space="preserve"> and distribution systems</w:t>
            </w:r>
          </w:p>
        </w:tc>
        <w:tc>
          <w:tcPr>
            <w:tcW w:w="1638" w:type="dxa"/>
          </w:tcPr>
          <w:p w14:paraId="6BB951F8" w14:textId="406FC35B" w:rsidR="00522CBC" w:rsidRDefault="00685CAD">
            <w:pPr>
              <w:cnfStyle w:val="000000100000" w:firstRow="0" w:lastRow="0" w:firstColumn="0" w:lastColumn="0" w:oddVBand="0" w:evenVBand="0" w:oddHBand="1" w:evenHBand="0" w:firstRowFirstColumn="0" w:firstRowLastColumn="0" w:lastRowFirstColumn="0" w:lastRowLastColumn="0"/>
            </w:pPr>
            <w:r>
              <w:t xml:space="preserve">Summary of </w:t>
            </w:r>
            <w:r w:rsidR="005A4812">
              <w:t xml:space="preserve">current methodology </w:t>
            </w:r>
          </w:p>
        </w:tc>
        <w:tc>
          <w:tcPr>
            <w:tcW w:w="4166" w:type="dxa"/>
          </w:tcPr>
          <w:p w14:paraId="3F8A83E4" w14:textId="5E06C778" w:rsidR="00522CBC" w:rsidRDefault="005A4812">
            <w:pPr>
              <w:cnfStyle w:val="000000100000" w:firstRow="0" w:lastRow="0" w:firstColumn="0" w:lastColumn="0" w:oddVBand="0" w:evenVBand="0" w:oddHBand="1" w:evenHBand="0" w:firstRowFirstColumn="0" w:firstRowLastColumn="0" w:lastRowFirstColumn="0" w:lastRowLastColumn="0"/>
            </w:pPr>
            <w:r>
              <w:t xml:space="preserve">Better understanding of current decision making approach </w:t>
            </w:r>
          </w:p>
        </w:tc>
      </w:tr>
      <w:tr w:rsidR="000D059B" w14:paraId="59F82598"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7CF51DD" w14:textId="753EF843" w:rsidR="00522CBC" w:rsidRDefault="005A4812" w:rsidP="0065134A">
            <w:pPr>
              <w:pStyle w:val="ListParagraph"/>
              <w:numPr>
                <w:ilvl w:val="0"/>
                <w:numId w:val="12"/>
              </w:numPr>
            </w:pPr>
            <w:r>
              <w:t xml:space="preserve">Convene a workshop to discuss and decide a process for selecting technology tyres </w:t>
            </w:r>
          </w:p>
        </w:tc>
        <w:tc>
          <w:tcPr>
            <w:tcW w:w="1638" w:type="dxa"/>
          </w:tcPr>
          <w:p w14:paraId="47846B91" w14:textId="6FBFE691" w:rsidR="00522CBC" w:rsidRDefault="00D371A6">
            <w:pPr>
              <w:cnfStyle w:val="000000000000" w:firstRow="0" w:lastRow="0" w:firstColumn="0" w:lastColumn="0" w:oddVBand="0" w:evenVBand="0" w:oddHBand="0" w:evenHBand="0" w:firstRowFirstColumn="0" w:firstRowLastColumn="0" w:lastRowFirstColumn="0" w:lastRowLastColumn="0"/>
            </w:pPr>
            <w:r>
              <w:t xml:space="preserve">Hierarchy of technology type options </w:t>
            </w:r>
          </w:p>
        </w:tc>
        <w:tc>
          <w:tcPr>
            <w:tcW w:w="4166" w:type="dxa"/>
          </w:tcPr>
          <w:p w14:paraId="3E1F832D" w14:textId="68E2DBC9" w:rsidR="00522CBC" w:rsidRDefault="007C1DB7">
            <w:pPr>
              <w:cnfStyle w:val="000000000000" w:firstRow="0" w:lastRow="0" w:firstColumn="0" w:lastColumn="0" w:oddVBand="0" w:evenVBand="0" w:oddHBand="0" w:evenHBand="0" w:firstRowFirstColumn="0" w:firstRowLastColumn="0" w:lastRowFirstColumn="0" w:lastRowLastColumn="0"/>
            </w:pPr>
            <w:r>
              <w:t xml:space="preserve">Decision made around hierarchy of technology options </w:t>
            </w:r>
          </w:p>
        </w:tc>
      </w:tr>
    </w:tbl>
    <w:p w14:paraId="388E89A2" w14:textId="77777777" w:rsidR="00FC3CE6" w:rsidRDefault="00FC3CE6" w:rsidP="00724FFA">
      <w:pPr>
        <w:rPr>
          <w:b/>
          <w:bCs/>
        </w:rPr>
      </w:pPr>
    </w:p>
    <w:p w14:paraId="584E0100" w14:textId="77777777" w:rsidR="00D463DD" w:rsidRDefault="00D463DD">
      <w:pPr>
        <w:rPr>
          <w:b/>
          <w:bCs/>
        </w:rPr>
      </w:pPr>
      <w:r>
        <w:rPr>
          <w:b/>
          <w:bCs/>
        </w:rPr>
        <w:br w:type="page"/>
      </w:r>
    </w:p>
    <w:p w14:paraId="5B33CF26" w14:textId="6DC5CCC8" w:rsidR="004F4225" w:rsidRPr="006E2767" w:rsidRDefault="004F4225" w:rsidP="00325848">
      <w:pPr>
        <w:pStyle w:val="Heading3"/>
      </w:pPr>
      <w:bookmarkStart w:id="35" w:name="_Toc224212528"/>
      <w:r>
        <w:lastRenderedPageBreak/>
        <w:t>Non</w:t>
      </w:r>
      <w:r w:rsidR="00702218">
        <w:t>-</w:t>
      </w:r>
      <w:commentRangeStart w:id="36"/>
      <w:r>
        <w:t>Domestic</w:t>
      </w:r>
      <w:bookmarkEnd w:id="35"/>
      <w:commentRangeEnd w:id="36"/>
      <w:r>
        <w:rPr>
          <w:rStyle w:val="CommentReference"/>
          <w:sz w:val="28"/>
          <w:szCs w:val="28"/>
        </w:rPr>
        <w:commentReference w:id="36"/>
      </w:r>
      <w:r>
        <w:t xml:space="preserve"> </w:t>
      </w:r>
    </w:p>
    <w:p w14:paraId="6D9EC4DC" w14:textId="5461F20F" w:rsidR="004F4225" w:rsidRDefault="004F4225" w:rsidP="004F4225">
      <w:r>
        <w:t>Work is required to understand the flow journey for non</w:t>
      </w:r>
      <w:r w:rsidR="00702218">
        <w:t>-</w:t>
      </w:r>
      <w:r>
        <w:t>domestic heat pumps. This area in general is one that has not had any scrutiny surrounding processes and outcomes to date. However</w:t>
      </w:r>
      <w:r w:rsidR="00286A89">
        <w:t>,</w:t>
      </w:r>
      <w:r>
        <w:t xml:space="preserve"> there is a pipeline of forthcoming planned installations that would benefit from a process review. A review in this area </w:t>
      </w:r>
      <w:r w:rsidRPr="00702218">
        <w:rPr>
          <w:highlight w:val="yellow"/>
        </w:rPr>
        <w:t>would</w:t>
      </w:r>
      <w:r w:rsidR="00702218" w:rsidRPr="00702218">
        <w:rPr>
          <w:highlight w:val="yellow"/>
        </w:rPr>
        <w:t>…</w:t>
      </w:r>
      <w:r>
        <w:t xml:space="preserve"> </w:t>
      </w:r>
    </w:p>
    <w:p w14:paraId="06B9D2F2" w14:textId="77777777" w:rsidR="004F4225" w:rsidRDefault="004F4225" w:rsidP="00724FFA">
      <w:pPr>
        <w:rPr>
          <w:b/>
          <w:bCs/>
        </w:rPr>
      </w:pPr>
    </w:p>
    <w:tbl>
      <w:tblPr>
        <w:tblStyle w:val="ListTable4"/>
        <w:tblW w:w="9351" w:type="dxa"/>
        <w:tblLook w:val="04A0" w:firstRow="1" w:lastRow="0" w:firstColumn="1" w:lastColumn="0" w:noHBand="0" w:noVBand="1"/>
      </w:tblPr>
      <w:tblGrid>
        <w:gridCol w:w="3531"/>
        <w:gridCol w:w="1704"/>
        <w:gridCol w:w="4116"/>
      </w:tblGrid>
      <w:tr w:rsidR="000D059B" w14:paraId="4D06B46C"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F8D2C88" w14:textId="6991EF62" w:rsidR="004F4225" w:rsidRPr="004F3AE9" w:rsidRDefault="004F4225">
            <w:r>
              <w:t xml:space="preserve">Non-domestic </w:t>
            </w:r>
          </w:p>
          <w:p w14:paraId="15F241D0" w14:textId="77777777" w:rsidR="004F4225" w:rsidRDefault="004F4225">
            <w:r>
              <w:t>Actions:</w:t>
            </w:r>
          </w:p>
        </w:tc>
        <w:tc>
          <w:tcPr>
            <w:tcW w:w="1638" w:type="dxa"/>
          </w:tcPr>
          <w:p w14:paraId="09D38B54" w14:textId="77777777" w:rsidR="004F4225" w:rsidRDefault="004F4225">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1394C2ED" w14:textId="77777777" w:rsidR="004F4225" w:rsidRDefault="004F4225">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3FD64E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544612A" w14:textId="393955D9" w:rsidR="004F4225" w:rsidRDefault="004F4225" w:rsidP="0065134A">
            <w:pPr>
              <w:pStyle w:val="ListParagraph"/>
              <w:numPr>
                <w:ilvl w:val="0"/>
                <w:numId w:val="15"/>
              </w:numPr>
            </w:pPr>
            <w:r>
              <w:t xml:space="preserve">Review of installs to date </w:t>
            </w:r>
            <w:r w:rsidR="00230EAE">
              <w:t>and asset management around these</w:t>
            </w:r>
            <w:r w:rsidR="00802A53">
              <w:t xml:space="preserve">. Potentially including arrangement of audits. </w:t>
            </w:r>
          </w:p>
        </w:tc>
        <w:tc>
          <w:tcPr>
            <w:tcW w:w="1638" w:type="dxa"/>
          </w:tcPr>
          <w:p w14:paraId="7B503822" w14:textId="6E2A865F" w:rsidR="004F4225" w:rsidRDefault="00230EAE">
            <w:pPr>
              <w:cnfStyle w:val="000000100000" w:firstRow="0" w:lastRow="0" w:firstColumn="0" w:lastColumn="0" w:oddVBand="0" w:evenVBand="0" w:oddHBand="1" w:evenHBand="0" w:firstRowFirstColumn="0" w:firstRowLastColumn="0" w:lastRowFirstColumn="0" w:lastRowLastColumn="0"/>
            </w:pPr>
            <w:r>
              <w:t xml:space="preserve">Quantification of installs on our estate and key information </w:t>
            </w:r>
          </w:p>
        </w:tc>
        <w:tc>
          <w:tcPr>
            <w:tcW w:w="4166" w:type="dxa"/>
          </w:tcPr>
          <w:p w14:paraId="4F86732D" w14:textId="26A1318C" w:rsidR="004F4225" w:rsidRDefault="00230EAE">
            <w:pPr>
              <w:cnfStyle w:val="000000100000" w:firstRow="0" w:lastRow="0" w:firstColumn="0" w:lastColumn="0" w:oddVBand="0" w:evenVBand="0" w:oddHBand="1" w:evenHBand="0" w:firstRowFirstColumn="0" w:firstRowLastColumn="0" w:lastRowFirstColumn="0" w:lastRowLastColumn="0"/>
            </w:pPr>
            <w:r>
              <w:t xml:space="preserve">Better understanding of assets </w:t>
            </w:r>
          </w:p>
        </w:tc>
      </w:tr>
      <w:tr w:rsidR="000D059B" w14:paraId="15C818B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B13FC47" w14:textId="1329097E" w:rsidR="004F4225" w:rsidRDefault="00230EAE" w:rsidP="0065134A">
            <w:pPr>
              <w:pStyle w:val="ListParagraph"/>
              <w:numPr>
                <w:ilvl w:val="0"/>
                <w:numId w:val="15"/>
              </w:numPr>
            </w:pPr>
            <w:r>
              <w:t xml:space="preserve">Support non-domestic team to implement QA processes on new builds </w:t>
            </w:r>
          </w:p>
        </w:tc>
        <w:tc>
          <w:tcPr>
            <w:tcW w:w="1638" w:type="dxa"/>
          </w:tcPr>
          <w:p w14:paraId="28C22967" w14:textId="2F6CB888" w:rsidR="004F4225" w:rsidRDefault="00802A53">
            <w:pPr>
              <w:cnfStyle w:val="000000000000" w:firstRow="0" w:lastRow="0" w:firstColumn="0" w:lastColumn="0" w:oddVBand="0" w:evenVBand="0" w:oddHBand="0" w:evenHBand="0" w:firstRowFirstColumn="0" w:firstRowLastColumn="0" w:lastRowFirstColumn="0" w:lastRowLastColumn="0"/>
            </w:pPr>
            <w:r>
              <w:t xml:space="preserve">QA processes applied to newest installs </w:t>
            </w:r>
          </w:p>
        </w:tc>
        <w:tc>
          <w:tcPr>
            <w:tcW w:w="4166" w:type="dxa"/>
          </w:tcPr>
          <w:p w14:paraId="3BBB26B1" w14:textId="0759B820" w:rsidR="004F4225" w:rsidRDefault="00802A53">
            <w:pPr>
              <w:cnfStyle w:val="000000000000" w:firstRow="0" w:lastRow="0" w:firstColumn="0" w:lastColumn="0" w:oddVBand="0" w:evenVBand="0" w:oddHBand="0" w:evenHBand="0" w:firstRowFirstColumn="0" w:firstRowLastColumn="0" w:lastRowFirstColumn="0" w:lastRowLastColumn="0"/>
            </w:pPr>
            <w:r>
              <w:t xml:space="preserve">QA processes enhanced for new installations </w:t>
            </w:r>
          </w:p>
        </w:tc>
      </w:tr>
    </w:tbl>
    <w:p w14:paraId="1D7A31EF" w14:textId="77777777" w:rsidR="003B1539" w:rsidRDefault="003B1539" w:rsidP="003B1539">
      <w:pPr>
        <w:ind w:left="360"/>
      </w:pPr>
    </w:p>
    <w:p w14:paraId="1E716613" w14:textId="77777777" w:rsidR="00C950D3" w:rsidRDefault="00C950D3" w:rsidP="791F10AC">
      <w:pPr>
        <w:rPr>
          <w:b/>
          <w:bCs/>
        </w:rPr>
      </w:pPr>
    </w:p>
    <w:p w14:paraId="60B80E39" w14:textId="4CADA55A" w:rsidR="00C2160E" w:rsidRDefault="00C2160E">
      <w:r>
        <w:br w:type="page"/>
      </w:r>
    </w:p>
    <w:p w14:paraId="6B4671FE" w14:textId="05B012F9" w:rsidR="008B01DE" w:rsidRPr="006C1AA8" w:rsidRDefault="008B01DE" w:rsidP="00325848">
      <w:pPr>
        <w:pStyle w:val="Heading1"/>
      </w:pPr>
      <w:bookmarkStart w:id="37" w:name="_Toc224212529"/>
      <w:r>
        <w:lastRenderedPageBreak/>
        <w:t>St</w:t>
      </w:r>
      <w:r w:rsidR="006C1AA8">
        <w:t>akeholder engagement</w:t>
      </w:r>
      <w:bookmarkEnd w:id="37"/>
    </w:p>
    <w:p w14:paraId="5661A8E7" w14:textId="697FEA25" w:rsidR="00C2160E" w:rsidRPr="00C2160E" w:rsidRDefault="00C2160E" w:rsidP="00C2160E">
      <w:r>
        <w:t xml:space="preserve">The proposed approach to deliver the review will </w:t>
      </w:r>
      <w:r w:rsidR="004058D1">
        <w:t xml:space="preserve">be to undertake the review in stages by focus area. It may be that there is </w:t>
      </w:r>
      <w:r w:rsidR="00702218">
        <w:t>an</w:t>
      </w:r>
      <w:r w:rsidR="004058D1">
        <w:t xml:space="preserve"> overlap between these and of course there are several interdependencies. </w:t>
      </w:r>
      <w:r w:rsidR="00124F69">
        <w:t xml:space="preserve">The </w:t>
      </w:r>
      <w:r w:rsidR="00277214">
        <w:t xml:space="preserve">order of review will be decided in a first working group containing representatives from each of those areas to ensure this aligns with urgency and capacity of staff to engage with the process. </w:t>
      </w:r>
      <w:r w:rsidR="00124F69">
        <w:t>It is suggested that New Build</w:t>
      </w:r>
      <w:r w:rsidR="007B34B4">
        <w:t>s and Non</w:t>
      </w:r>
      <w:r w:rsidR="00702218">
        <w:t>-</w:t>
      </w:r>
      <w:r w:rsidR="007B34B4">
        <w:t xml:space="preserve">domestic might be an urgent area of initial focus. </w:t>
      </w:r>
    </w:p>
    <w:p w14:paraId="4E30DFD5" w14:textId="37E1BB59" w:rsidR="00C2160E" w:rsidRDefault="435FCA4B" w:rsidP="00C2160E">
      <w:r>
        <w:t>Approaches to the review will include:</w:t>
      </w:r>
    </w:p>
    <w:p w14:paraId="3329B249" w14:textId="7D1AB558" w:rsidR="4EACE870" w:rsidRDefault="4EACE870" w:rsidP="0065134A">
      <w:pPr>
        <w:pStyle w:val="ListParagraph"/>
        <w:numPr>
          <w:ilvl w:val="0"/>
          <w:numId w:val="2"/>
        </w:numPr>
      </w:pPr>
      <w:r>
        <w:t xml:space="preserve">Setting up task group: key representatives from relevant departments to steer the project and priorities </w:t>
      </w:r>
    </w:p>
    <w:p w14:paraId="509454D6" w14:textId="358D3B39" w:rsidR="38DA79D8" w:rsidRDefault="38DA79D8" w:rsidP="0065134A">
      <w:pPr>
        <w:pStyle w:val="ListParagraph"/>
        <w:numPr>
          <w:ilvl w:val="0"/>
          <w:numId w:val="2"/>
        </w:numPr>
      </w:pPr>
      <w:r>
        <w:t>Data collection</w:t>
      </w:r>
      <w:r w:rsidR="5044D5EA">
        <w:t xml:space="preserve">: gathering data/ gaining access from management systems or otherwise </w:t>
      </w:r>
    </w:p>
    <w:p w14:paraId="694BB2DC" w14:textId="5C340E1F" w:rsidR="38DA79D8" w:rsidRDefault="38DA79D8" w:rsidP="0065134A">
      <w:pPr>
        <w:pStyle w:val="ListParagraph"/>
        <w:numPr>
          <w:ilvl w:val="0"/>
          <w:numId w:val="2"/>
        </w:numPr>
      </w:pPr>
      <w:r>
        <w:t>Interviews</w:t>
      </w:r>
      <w:r w:rsidR="0EEF7BB6">
        <w:t xml:space="preserve">: 1:1 or group interviews with relevant colleagues </w:t>
      </w:r>
    </w:p>
    <w:p w14:paraId="65F12AA5" w14:textId="7E62FDAB" w:rsidR="38DA79D8" w:rsidRDefault="38DA79D8" w:rsidP="0065134A">
      <w:pPr>
        <w:pStyle w:val="ListParagraph"/>
        <w:numPr>
          <w:ilvl w:val="0"/>
          <w:numId w:val="2"/>
        </w:numPr>
      </w:pPr>
      <w:r>
        <w:t>Existing processes</w:t>
      </w:r>
      <w:r w:rsidR="74913948">
        <w:t xml:space="preserve">: gather and review existing process documents </w:t>
      </w:r>
    </w:p>
    <w:p w14:paraId="5D0C473F" w14:textId="29D8F74C" w:rsidR="38DA79D8" w:rsidRDefault="38DA79D8" w:rsidP="0065134A">
      <w:pPr>
        <w:pStyle w:val="ListParagraph"/>
        <w:numPr>
          <w:ilvl w:val="0"/>
          <w:numId w:val="2"/>
        </w:numPr>
      </w:pPr>
      <w:r>
        <w:t>Shadowing</w:t>
      </w:r>
      <w:r w:rsidR="56D211BE">
        <w:t xml:space="preserve">: it may be beneficial to shadow colleagues to understand processes e.g. service visit </w:t>
      </w:r>
    </w:p>
    <w:p w14:paraId="7DBBA99C" w14:textId="05ED5878" w:rsidR="5CBDC4C6" w:rsidRDefault="5CBDC4C6" w:rsidP="0065134A">
      <w:pPr>
        <w:pStyle w:val="ListParagraph"/>
        <w:numPr>
          <w:ilvl w:val="0"/>
          <w:numId w:val="2"/>
        </w:numPr>
      </w:pPr>
      <w:r>
        <w:t xml:space="preserve">Heat Pump Working Group: source of regular contact with departments and also discussion </w:t>
      </w:r>
    </w:p>
    <w:p w14:paraId="6E70DFC0" w14:textId="1318736E" w:rsidR="791F10AC" w:rsidRDefault="791F10AC"/>
    <w:p w14:paraId="58CD64BF" w14:textId="77C01331" w:rsidR="00E43980" w:rsidRDefault="00325848" w:rsidP="00325848">
      <w:pPr>
        <w:pStyle w:val="Heading1"/>
      </w:pPr>
      <w:bookmarkStart w:id="38" w:name="_Toc224212530"/>
      <w:r>
        <w:rPr>
          <w:noProof/>
        </w:rPr>
        <w:drawing>
          <wp:anchor distT="0" distB="0" distL="114300" distR="114300" simplePos="0" relativeHeight="251658247" behindDoc="0" locked="0" layoutInCell="1" allowOverlap="1" wp14:anchorId="4F47B430" wp14:editId="42E88EB7">
            <wp:simplePos x="0" y="0"/>
            <wp:positionH relativeFrom="column">
              <wp:posOffset>-568960</wp:posOffset>
            </wp:positionH>
            <wp:positionV relativeFrom="paragraph">
              <wp:posOffset>628015</wp:posOffset>
            </wp:positionV>
            <wp:extent cx="6591300" cy="2043486"/>
            <wp:effectExtent l="19050" t="0" r="19050" b="0"/>
            <wp:wrapNone/>
            <wp:docPr id="16514788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14:sizeRelV relativeFrom="margin">
              <wp14:pctHeight>0</wp14:pctHeight>
            </wp14:sizeRelV>
          </wp:anchor>
        </w:drawing>
      </w:r>
      <w:r w:rsidR="00E43980" w:rsidRPr="6CBF075A">
        <w:t>Timeline</w:t>
      </w:r>
      <w:bookmarkEnd w:id="38"/>
      <w:r w:rsidR="00E43980" w:rsidRPr="6CBF075A">
        <w:t xml:space="preserve"> </w:t>
      </w:r>
    </w:p>
    <w:p w14:paraId="1F3DDCDA" w14:textId="74AEFA2A" w:rsidR="00E43980" w:rsidRDefault="00A36126">
      <w:r>
        <w:t xml:space="preserve">The strategic review process does not sit in isolation and for many of the focus areas identified there is already ongoing work. </w:t>
      </w:r>
    </w:p>
    <w:p w14:paraId="0410476C" w14:textId="37BFE5BA" w:rsidR="00F942F3" w:rsidRDefault="00F942F3"/>
    <w:p w14:paraId="69255C11" w14:textId="283C643F" w:rsidR="00B342FB" w:rsidRDefault="00B342FB"/>
    <w:p w14:paraId="4B42FDC6" w14:textId="77777777" w:rsidR="00EF133D" w:rsidRDefault="00EF133D"/>
    <w:p w14:paraId="1A4EBB23" w14:textId="77777777" w:rsidR="00EF133D" w:rsidRDefault="00EF133D"/>
    <w:p w14:paraId="671A29D5" w14:textId="77777777" w:rsidR="00EF133D" w:rsidRDefault="00EF133D"/>
    <w:p w14:paraId="7BE50575" w14:textId="3AFDA23D" w:rsidR="33BDED0F" w:rsidRDefault="33BDED0F"/>
    <w:p w14:paraId="063ED5BC" w14:textId="77777777" w:rsidR="00325848" w:rsidRDefault="00325848"/>
    <w:p w14:paraId="3E5ACD1F" w14:textId="77777777" w:rsidR="00325848" w:rsidRDefault="00325848"/>
    <w:p w14:paraId="28A3138B" w14:textId="05CF7C54" w:rsidR="00D463DD" w:rsidRDefault="00D463DD">
      <w:r>
        <w:br w:type="page"/>
      </w:r>
    </w:p>
    <w:p w14:paraId="03E151F3" w14:textId="77777777" w:rsidR="009D1852" w:rsidRDefault="009D1852"/>
    <w:p w14:paraId="0E5131A0" w14:textId="5A29BA61" w:rsidR="00E43980" w:rsidRDefault="00325848" w:rsidP="00325848">
      <w:pPr>
        <w:pStyle w:val="Heading1"/>
      </w:pPr>
      <w:bookmarkStart w:id="39" w:name="_Toc224212531"/>
      <w:r>
        <w:t>Project sponsors</w:t>
      </w:r>
      <w:bookmarkEnd w:id="39"/>
    </w:p>
    <w:p w14:paraId="24C10F5C" w14:textId="4629CA90" w:rsidR="00E43980" w:rsidRDefault="00EA1B21">
      <w:r>
        <w:t>Martyn</w:t>
      </w:r>
      <w:r w:rsidR="007B34B4">
        <w:t xml:space="preserve"> Pursey and Craig Cook are the primary project sponsors. Monthly review meetings will be scheduled to review </w:t>
      </w:r>
      <w:r w:rsidR="009D1852">
        <w:t xml:space="preserve">progress to date and to shape the project going forward. </w:t>
      </w:r>
      <w:r w:rsidR="00461FC6">
        <w:t>Discuss implementation of urgent actions.</w:t>
      </w:r>
    </w:p>
    <w:p w14:paraId="1E2661B3" w14:textId="58E28C3A" w:rsidR="009D1852" w:rsidRDefault="009D1852">
      <w:r>
        <w:t xml:space="preserve">Working groups for each of the focus areas will be established to provide the technical input and discussion around each focus area. </w:t>
      </w:r>
    </w:p>
    <w:p w14:paraId="7617072D" w14:textId="0ACE0071" w:rsidR="00F44D66" w:rsidRPr="00FC278A" w:rsidRDefault="00F44D66" w:rsidP="00325848">
      <w:pPr>
        <w:pStyle w:val="Heading1"/>
      </w:pPr>
      <w:bookmarkStart w:id="40" w:name="_Toc224212532"/>
      <w:r>
        <w:t>Task Group</w:t>
      </w:r>
      <w:bookmarkEnd w:id="40"/>
    </w:p>
    <w:p w14:paraId="6BFF8E9A" w14:textId="5B61FAE0" w:rsidR="00F44D66" w:rsidRDefault="00F44D66">
      <w:r>
        <w:t xml:space="preserve">It is suggested that a task group is formed to </w:t>
      </w:r>
      <w:r w:rsidR="00FA3787">
        <w:t>help steer the project. This would included representatives from:</w:t>
      </w:r>
    </w:p>
    <w:p w14:paraId="7B41CDEA" w14:textId="2A038D64" w:rsidR="00FA3787" w:rsidRDefault="00FA3787" w:rsidP="0065134A">
      <w:pPr>
        <w:pStyle w:val="ListParagraph"/>
        <w:numPr>
          <w:ilvl w:val="0"/>
          <w:numId w:val="17"/>
        </w:numPr>
      </w:pPr>
      <w:r>
        <w:t>Planning</w:t>
      </w:r>
    </w:p>
    <w:p w14:paraId="64A2F89E" w14:textId="38C917C2" w:rsidR="00FA3787" w:rsidRDefault="00FA3787" w:rsidP="008F01D5">
      <w:pPr>
        <w:pStyle w:val="ListParagraph"/>
        <w:numPr>
          <w:ilvl w:val="0"/>
          <w:numId w:val="17"/>
        </w:numPr>
      </w:pPr>
      <w:r>
        <w:t>HRA</w:t>
      </w:r>
      <w:r w:rsidR="008F01D5">
        <w:t xml:space="preserve"> including Housing Development </w:t>
      </w:r>
    </w:p>
    <w:p w14:paraId="5B3CF0AA" w14:textId="7D64CB86" w:rsidR="00FA3787" w:rsidRDefault="002A1139" w:rsidP="0065134A">
      <w:pPr>
        <w:pStyle w:val="ListParagraph"/>
        <w:numPr>
          <w:ilvl w:val="0"/>
          <w:numId w:val="17"/>
        </w:numPr>
      </w:pPr>
      <w:r>
        <w:t>Maintenance teams</w:t>
      </w:r>
    </w:p>
    <w:p w14:paraId="3291F266" w14:textId="56F74A86" w:rsidR="002A1139" w:rsidRDefault="002A1139" w:rsidP="0065134A">
      <w:pPr>
        <w:pStyle w:val="ListParagraph"/>
        <w:numPr>
          <w:ilvl w:val="0"/>
          <w:numId w:val="17"/>
        </w:numPr>
      </w:pPr>
      <w:r>
        <w:t>BCL</w:t>
      </w:r>
    </w:p>
    <w:p w14:paraId="06B9CDF6" w14:textId="4D00E246" w:rsidR="00FC278A" w:rsidRDefault="00FC278A" w:rsidP="0065134A">
      <w:pPr>
        <w:pStyle w:val="ListParagraph"/>
        <w:numPr>
          <w:ilvl w:val="0"/>
          <w:numId w:val="17"/>
        </w:numPr>
      </w:pPr>
      <w:r>
        <w:t xml:space="preserve">ETC </w:t>
      </w:r>
    </w:p>
    <w:p w14:paraId="6C7E6680" w14:textId="77777777" w:rsidR="00FA3787" w:rsidRDefault="00FA3787"/>
    <w:p w14:paraId="7A7E9273" w14:textId="16215850" w:rsidR="00E43980" w:rsidRDefault="00325848" w:rsidP="00F11942">
      <w:pPr>
        <w:pStyle w:val="Heading1"/>
      </w:pPr>
      <w:bookmarkStart w:id="41" w:name="_Toc224212533"/>
      <w:r>
        <w:t>Next steps</w:t>
      </w:r>
      <w:bookmarkEnd w:id="41"/>
    </w:p>
    <w:p w14:paraId="2675EE10" w14:textId="062A4D70" w:rsidR="00542E9A" w:rsidRDefault="00542E9A" w:rsidP="00325848">
      <w:pPr>
        <w:pStyle w:val="ListParagraph"/>
        <w:numPr>
          <w:ilvl w:val="0"/>
          <w:numId w:val="20"/>
        </w:numPr>
      </w:pPr>
      <w:r>
        <w:t xml:space="preserve">Form task group in consultation with project sponsors </w:t>
      </w:r>
    </w:p>
    <w:p w14:paraId="425153F6" w14:textId="1359A9A8" w:rsidR="00325848" w:rsidRDefault="00325848" w:rsidP="00325848">
      <w:pPr>
        <w:pStyle w:val="ListParagraph"/>
        <w:numPr>
          <w:ilvl w:val="0"/>
          <w:numId w:val="20"/>
        </w:numPr>
      </w:pPr>
      <w:r>
        <w:t xml:space="preserve">Agree scope </w:t>
      </w:r>
      <w:r w:rsidR="00542E9A">
        <w:t>with newly formed task group based on areas of focus suggested here</w:t>
      </w:r>
    </w:p>
    <w:p w14:paraId="34D15E0F" w14:textId="412264DD" w:rsidR="00325848" w:rsidRDefault="00F11942" w:rsidP="00325848">
      <w:pPr>
        <w:pStyle w:val="ListParagraph"/>
        <w:numPr>
          <w:ilvl w:val="0"/>
          <w:numId w:val="20"/>
        </w:numPr>
      </w:pPr>
      <w:r>
        <w:t>Finalise</w:t>
      </w:r>
      <w:r w:rsidR="00542E9A">
        <w:t xml:space="preserve"> indicative</w:t>
      </w:r>
      <w:r>
        <w:t xml:space="preserve"> budget based on scope </w:t>
      </w:r>
    </w:p>
    <w:p w14:paraId="74B3C59C" w14:textId="77777777" w:rsidR="00F11942" w:rsidRDefault="00F11942" w:rsidP="000253C4">
      <w:pPr>
        <w:pStyle w:val="ListParagraph"/>
      </w:pPr>
    </w:p>
    <w:p w14:paraId="67FC0036" w14:textId="65C9CBD6" w:rsidR="00C428EE" w:rsidRDefault="00C428EE" w:rsidP="791F10AC"/>
    <w:p w14:paraId="0BDD7A30" w14:textId="61665EAA" w:rsidR="00660982" w:rsidRDefault="00660982" w:rsidP="791F10AC"/>
    <w:sectPr w:rsidR="00660982">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iel Shelton" w:date="2026-03-19T16:54:00Z" w:initials="DS">
    <w:p w14:paraId="2F3DDB80" w14:textId="77777777" w:rsidR="008049D2" w:rsidRDefault="008049D2" w:rsidP="008049D2">
      <w:pPr>
        <w:pStyle w:val="CommentText"/>
      </w:pPr>
      <w:r>
        <w:rPr>
          <w:rStyle w:val="CommentReference"/>
        </w:rPr>
        <w:annotationRef/>
      </w:r>
      <w:r>
        <w:t xml:space="preserve">Thinking back to recent conversation, is it worth including a paragraph / text from existing documents setting out why a review is needed &amp; what the aims and objectives are? </w:t>
      </w:r>
    </w:p>
  </w:comment>
  <w:comment w:id="8" w:author="Daniel Shelton" w:date="2026-03-19T17:02:00Z" w:initials="DS">
    <w:p w14:paraId="5D308188" w14:textId="77777777" w:rsidR="001914DE" w:rsidRDefault="001914DE" w:rsidP="001914DE">
      <w:pPr>
        <w:pStyle w:val="CommentText"/>
      </w:pPr>
      <w:r>
        <w:rPr>
          <w:rStyle w:val="CommentReference"/>
        </w:rPr>
        <w:annotationRef/>
      </w:r>
      <w:r>
        <w:t>This is understandable but perhaps benefit from plainer English...</w:t>
      </w:r>
    </w:p>
  </w:comment>
  <w:comment w:id="11" w:author="Daniel Shelton" w:date="2026-03-19T17:06:00Z" w:initials="DS">
    <w:p w14:paraId="3D9A415B" w14:textId="77777777" w:rsidR="00F1443B" w:rsidRDefault="00F1443B" w:rsidP="00F1443B">
      <w:pPr>
        <w:pStyle w:val="CommentText"/>
      </w:pPr>
      <w:r>
        <w:rPr>
          <w:rStyle w:val="CommentReference"/>
        </w:rPr>
        <w:annotationRef/>
      </w:r>
      <w:r>
        <w:t xml:space="preserve">If the purpose of this table is to determine the priority of actions / hotspots for the plan to focus on, then it may be more useful and palatable to do this as a scored exercise in a workshop rather than present as a RAG rated assessment. Either way you can do this as a before and after assessment which should help demonstrate the impact of this project. </w:t>
      </w:r>
    </w:p>
  </w:comment>
  <w:comment w:id="13" w:author="Daniel Shelton" w:date="2026-03-19T17:20:00Z" w:initials="DS">
    <w:p w14:paraId="5DE46CDF" w14:textId="77777777" w:rsidR="008F2036" w:rsidRDefault="008F2036" w:rsidP="008F2036">
      <w:pPr>
        <w:pStyle w:val="CommentText"/>
      </w:pPr>
      <w:r>
        <w:rPr>
          <w:rStyle w:val="CommentReference"/>
        </w:rPr>
        <w:annotationRef/>
      </w:r>
      <w:r>
        <w:t xml:space="preserve">To be clear, are we saying resourced to deliver as part of the project / to embed as BAU, or both? </w:t>
      </w:r>
    </w:p>
  </w:comment>
  <w:comment w:id="14" w:author="Martyn Pursey" w:date="2026-03-10T16:25:00Z" w:initials="MP">
    <w:p w14:paraId="676B9533" w14:textId="3FA35B4E" w:rsidR="00D97FD1" w:rsidRDefault="00D97FD1">
      <w:pPr>
        <w:pStyle w:val="CommentText"/>
      </w:pPr>
      <w:r>
        <w:rPr>
          <w:rStyle w:val="CommentReference"/>
        </w:rPr>
        <w:annotationRef/>
      </w:r>
      <w:r w:rsidRPr="7610EBBA">
        <w:t>Planning policy is driving us down this route, so again should this be amber</w:t>
      </w:r>
    </w:p>
  </w:comment>
  <w:comment w:id="15" w:author="Matthew Jones" w:date="2026-03-19T13:40:00Z" w:initials="MJ">
    <w:p w14:paraId="617E3A15" w14:textId="77777777" w:rsidR="00C10946" w:rsidRDefault="00C10946" w:rsidP="00C10946">
      <w:pPr>
        <w:pStyle w:val="CommentText"/>
      </w:pPr>
      <w:r>
        <w:rPr>
          <w:rStyle w:val="CommentReference"/>
        </w:rPr>
        <w:annotationRef/>
      </w:r>
      <w:r>
        <w:t xml:space="preserve">Yes but as per the activity rag rating this needs reviewing and updating </w:t>
      </w:r>
    </w:p>
  </w:comment>
  <w:comment w:id="16" w:author="Matthew Jones" w:date="2026-03-19T13:50:00Z" w:initials="MJ">
    <w:p w14:paraId="6C616EA1" w14:textId="77777777" w:rsidR="003E0B66" w:rsidRDefault="003E0B66" w:rsidP="003E0B66">
      <w:pPr>
        <w:pStyle w:val="CommentText"/>
      </w:pPr>
      <w:r>
        <w:rPr>
          <w:rStyle w:val="CommentReference"/>
        </w:rPr>
        <w:annotationRef/>
      </w:r>
      <w:r>
        <w:t>Perhaps we should do a pre workshop before taking this to HSLT?</w:t>
      </w:r>
    </w:p>
  </w:comment>
  <w:comment w:id="17" w:author="Matthew Jones" w:date="2026-03-19T13:47:00Z" w:initials="MJ">
    <w:p w14:paraId="33352EBF" w14:textId="77777777" w:rsidR="00D21545" w:rsidRDefault="00D21545" w:rsidP="00D21545">
      <w:pPr>
        <w:pStyle w:val="CommentText"/>
      </w:pPr>
      <w:r>
        <w:rPr>
          <w:rStyle w:val="CommentReference"/>
        </w:rPr>
        <w:annotationRef/>
      </w:r>
      <w:r>
        <w:t xml:space="preserve">Hyperlink these </w:t>
      </w:r>
    </w:p>
  </w:comment>
  <w:comment w:id="18" w:author="Martyn Pursey" w:date="2026-03-10T16:26:00Z" w:initials="MP">
    <w:p w14:paraId="610D913D" w14:textId="7536809F" w:rsidR="0082672E" w:rsidRDefault="0082672E">
      <w:pPr>
        <w:pStyle w:val="CommentText"/>
      </w:pPr>
      <w:r>
        <w:rPr>
          <w:rStyle w:val="CommentReference"/>
        </w:rPr>
        <w:annotationRef/>
      </w:r>
      <w:r w:rsidRPr="70114EAE">
        <w:t>as we are installing these, should this not be amber</w:t>
      </w:r>
    </w:p>
  </w:comment>
  <w:comment w:id="36" w:author="Matthew Jones" w:date="2026-02-09T15:30:00Z" w:initials="MJ">
    <w:p w14:paraId="538B9976" w14:textId="670FB9E6" w:rsidR="00230EAE" w:rsidRDefault="00230EAE" w:rsidP="00230EAE">
      <w:pPr>
        <w:pStyle w:val="CommentText"/>
      </w:pPr>
      <w:r>
        <w:rPr>
          <w:rStyle w:val="CommentReference"/>
        </w:rPr>
        <w:annotationRef/>
      </w:r>
      <w:r>
        <w:t xml:space="preserve">Is this within scope? Maybe some extra resource from Matt Brown?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DDB80" w15:done="1"/>
  <w15:commentEx w15:paraId="5D308188" w15:done="1"/>
  <w15:commentEx w15:paraId="3D9A415B" w15:done="1"/>
  <w15:commentEx w15:paraId="5DE46CDF" w15:done="1"/>
  <w15:commentEx w15:paraId="676B9533" w15:done="0"/>
  <w15:commentEx w15:paraId="617E3A15" w15:paraIdParent="676B9533" w15:done="0"/>
  <w15:commentEx w15:paraId="6C616EA1" w15:paraIdParent="676B9533" w15:done="0"/>
  <w15:commentEx w15:paraId="33352EBF" w15:done="0"/>
  <w15:commentEx w15:paraId="610D913D" w15:done="1"/>
  <w15:commentEx w15:paraId="538B99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21F692" w16cex:dateUtc="2026-03-19T16:54:00Z"/>
  <w16cex:commentExtensible w16cex:durableId="6B228FED" w16cex:dateUtc="2026-03-19T17:02:00Z"/>
  <w16cex:commentExtensible w16cex:durableId="398565AF" w16cex:dateUtc="2026-03-19T17:06:00Z"/>
  <w16cex:commentExtensible w16cex:durableId="3543CADC" w16cex:dateUtc="2026-03-19T17:20:00Z"/>
  <w16cex:commentExtensible w16cex:durableId="550DC9B1" w16cex:dateUtc="2026-03-10T16:25:00Z"/>
  <w16cex:commentExtensible w16cex:durableId="50EE41CC" w16cex:dateUtc="2026-03-19T13:40:00Z"/>
  <w16cex:commentExtensible w16cex:durableId="5B19CEB0" w16cex:dateUtc="2026-03-19T13:50:00Z"/>
  <w16cex:commentExtensible w16cex:durableId="17A3AABF" w16cex:dateUtc="2026-03-19T13:47:00Z"/>
  <w16cex:commentExtensible w16cex:durableId="1BDD9005" w16cex:dateUtc="2026-03-10T16:26:00Z"/>
  <w16cex:commentExtensible w16cex:durableId="28AFC5B9" w16cex:dateUtc="2026-02-0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DDB80" w16cid:durableId="0721F692"/>
  <w16cid:commentId w16cid:paraId="5D308188" w16cid:durableId="6B228FED"/>
  <w16cid:commentId w16cid:paraId="3D9A415B" w16cid:durableId="398565AF"/>
  <w16cid:commentId w16cid:paraId="5DE46CDF" w16cid:durableId="3543CADC"/>
  <w16cid:commentId w16cid:paraId="676B9533" w16cid:durableId="550DC9B1"/>
  <w16cid:commentId w16cid:paraId="617E3A15" w16cid:durableId="50EE41CC"/>
  <w16cid:commentId w16cid:paraId="6C616EA1" w16cid:durableId="5B19CEB0"/>
  <w16cid:commentId w16cid:paraId="33352EBF" w16cid:durableId="17A3AABF"/>
  <w16cid:commentId w16cid:paraId="610D913D" w16cid:durableId="1BDD9005"/>
  <w16cid:commentId w16cid:paraId="538B9976" w16cid:durableId="28AFC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27B0" w14:textId="77777777" w:rsidR="00BF065F" w:rsidRDefault="00BF065F" w:rsidP="00572813">
      <w:pPr>
        <w:spacing w:after="0" w:line="240" w:lineRule="auto"/>
      </w:pPr>
      <w:r>
        <w:separator/>
      </w:r>
    </w:p>
  </w:endnote>
  <w:endnote w:type="continuationSeparator" w:id="0">
    <w:p w14:paraId="6601E440" w14:textId="77777777" w:rsidR="00BF065F" w:rsidRDefault="00BF065F" w:rsidP="0057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FB01" w14:textId="1624E66A" w:rsidR="00572813" w:rsidRDefault="00572813">
    <w:pPr>
      <w:pStyle w:val="Footer"/>
    </w:pPr>
    <w:r>
      <w:rPr>
        <w:noProof/>
      </w:rPr>
      <mc:AlternateContent>
        <mc:Choice Requires="wps">
          <w:drawing>
            <wp:anchor distT="0" distB="0" distL="0" distR="0" simplePos="0" relativeHeight="251658241" behindDoc="0" locked="0" layoutInCell="1" allowOverlap="1" wp14:anchorId="20A83F69" wp14:editId="753466F2">
              <wp:simplePos x="635" y="635"/>
              <wp:positionH relativeFrom="page">
                <wp:align>left</wp:align>
              </wp:positionH>
              <wp:positionV relativeFrom="page">
                <wp:align>bottom</wp:align>
              </wp:positionV>
              <wp:extent cx="768350" cy="371475"/>
              <wp:effectExtent l="0" t="0" r="12700" b="0"/>
              <wp:wrapNone/>
              <wp:docPr id="1067242134" name="Text Box 2" descr="OFFICIAL">
                <a:extLst xmlns:a="http://schemas.openxmlformats.org/drawingml/2006/main">
                  <a:ext uri="{FF2B5EF4-FFF2-40B4-BE49-F238E27FC236}">
                    <a16:creationId xmlns:a16="http://schemas.microsoft.com/office/drawing/2014/main" id="{4F1D9F69-E1B1-4C36-800D-89DE80DDF4B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056179D0" w14:textId="078ADC5C"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xmlns="">
          <w:pict>
            <v:shapetype id="_x0000_t202" coordsize="21600,21600" o:spt="202" path="m,l,21600r21600,l21600,xe" w14:anchorId="20A83F69">
              <v:stroke joinstyle="miter"/>
              <v:path gradientshapeok="t" o:connecttype="rect"/>
            </v:shapetype>
            <v:shape id="_x0000_s1052" style="position:absolute;margin-left:0;margin-top:0;width:60.5pt;height:29.25pt;z-index:251658241;visibility:visible;mso-wrap-style:none;mso-wrap-distance-left:0;mso-wrap-distance-top:0;mso-wrap-distance-right:0;mso-wrap-distance-bottom:0;mso-position-horizontal:left;mso-position-horizontal-relative:page;mso-position-vertical:bottom;mso-position-vertical-relative:page;v-text-anchor:bottom" alt="OFFIC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">
              <v:textbox style="mso-fit-shape-to-text:t" inset="20pt,0,0,15pt">
                <w:txbxContent>
                  <w:p w:rsidRPr="00572813" w:rsidR="00572813" w:rsidP="00572813" w:rsidRDefault="00572813" w14:paraId="056179D0" w14:textId="078ADC5C">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8A26" w14:textId="1BDFF64E" w:rsidR="00572813" w:rsidRDefault="00572813">
    <w:pPr>
      <w:pStyle w:val="Footer"/>
    </w:pPr>
    <w:r>
      <w:rPr>
        <w:noProof/>
      </w:rPr>
      <mc:AlternateContent>
        <mc:Choice Requires="wps">
          <w:drawing>
            <wp:anchor distT="0" distB="0" distL="0" distR="0" simplePos="0" relativeHeight="251658242" behindDoc="0" locked="0" layoutInCell="1" allowOverlap="1" wp14:anchorId="79F8D2E4" wp14:editId="040859B8">
              <wp:simplePos x="635" y="635"/>
              <wp:positionH relativeFrom="page">
                <wp:align>left</wp:align>
              </wp:positionH>
              <wp:positionV relativeFrom="page">
                <wp:align>bottom</wp:align>
              </wp:positionV>
              <wp:extent cx="768350" cy="371475"/>
              <wp:effectExtent l="0" t="0" r="12700" b="0"/>
              <wp:wrapNone/>
              <wp:docPr id="615328243" name="Text Box 3" descr="OFFICIAL">
                <a:extLst xmlns:a="http://schemas.openxmlformats.org/drawingml/2006/main">
                  <a:ext uri="{FF2B5EF4-FFF2-40B4-BE49-F238E27FC236}">
                    <a16:creationId xmlns:a16="http://schemas.microsoft.com/office/drawing/2014/main" id="{C8FC92F3-9B48-4AF4-9175-9037549E0AE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7DE0B2A2" w14:textId="3031DD6D"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xmlns="">
          <w:pict>
            <v:shapetype id="_x0000_t202" coordsize="21600,21600" o:spt="202" path="m,l,21600r21600,l21600,xe" w14:anchorId="79F8D2E4">
              <v:stroke joinstyle="miter"/>
              <v:path gradientshapeok="t" o:connecttype="rect"/>
            </v:shapetype>
            <v:shape id="Text Box 3" style="position:absolute;margin-left:0;margin-top:0;width:60.5pt;height:29.25pt;z-index:251658242;visibility:visible;mso-wrap-style:none;mso-wrap-distance-left:0;mso-wrap-distance-top:0;mso-wrap-distance-right:0;mso-wrap-distance-bottom:0;mso-position-horizontal:left;mso-position-horizontal-relative:page;mso-position-vertical:bottom;mso-position-vertical-relative:page;v-text-anchor:bottom" alt="OFFICIAL"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">
              <v:textbox style="mso-fit-shape-to-text:t" inset="20pt,0,0,15pt">
                <w:txbxContent>
                  <w:p w:rsidRPr="00572813" w:rsidR="00572813" w:rsidP="00572813" w:rsidRDefault="00572813" w14:paraId="7DE0B2A2" w14:textId="3031DD6D">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CDF6" w14:textId="4504A9FF" w:rsidR="00572813" w:rsidRDefault="00572813">
    <w:pPr>
      <w:pStyle w:val="Footer"/>
    </w:pPr>
    <w:r>
      <w:rPr>
        <w:noProof/>
      </w:rPr>
      <mc:AlternateContent>
        <mc:Choice Requires="wps">
          <w:drawing>
            <wp:anchor distT="0" distB="0" distL="0" distR="0" simplePos="0" relativeHeight="251658240" behindDoc="0" locked="0" layoutInCell="1" allowOverlap="1" wp14:anchorId="5EFA7387" wp14:editId="32098362">
              <wp:simplePos x="635" y="635"/>
              <wp:positionH relativeFrom="page">
                <wp:align>left</wp:align>
              </wp:positionH>
              <wp:positionV relativeFrom="page">
                <wp:align>bottom</wp:align>
              </wp:positionV>
              <wp:extent cx="768350" cy="371475"/>
              <wp:effectExtent l="0" t="0" r="12700" b="0"/>
              <wp:wrapNone/>
              <wp:docPr id="739381697" name="Text Box 1" descr="OFFICIAL">
                <a:extLst xmlns:a="http://schemas.openxmlformats.org/drawingml/2006/main">
                  <a:ext uri="{FF2B5EF4-FFF2-40B4-BE49-F238E27FC236}">
                    <a16:creationId xmlns:a16="http://schemas.microsoft.com/office/drawing/2014/main" id="{F6C35B05-3922-4551-BD48-332C0B8A830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12A6B1B7" w14:textId="1FFC6DB5"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xmlns="">
          <w:pict>
            <v:shapetype id="_x0000_t202" coordsize="21600,21600" o:spt="202" path="m,l,21600r21600,l21600,xe" w14:anchorId="5EFA7387">
              <v:stroke joinstyle="miter"/>
              <v:path gradientshapeok="t" o:connecttype="rect"/>
            </v:shapetype>
            <v:shape id="Text Box 1" style="position:absolute;margin-left:0;margin-top:0;width:60.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OFFICIAL"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">
              <v:textbox style="mso-fit-shape-to-text:t" inset="20pt,0,0,15pt">
                <w:txbxContent>
                  <w:p w:rsidRPr="00572813" w:rsidR="00572813" w:rsidP="00572813" w:rsidRDefault="00572813" w14:paraId="12A6B1B7" w14:textId="1FFC6DB5">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22AB3" w14:textId="77777777" w:rsidR="00BF065F" w:rsidRDefault="00BF065F" w:rsidP="00572813">
      <w:pPr>
        <w:spacing w:after="0" w:line="240" w:lineRule="auto"/>
      </w:pPr>
      <w:r>
        <w:separator/>
      </w:r>
    </w:p>
  </w:footnote>
  <w:footnote w:type="continuationSeparator" w:id="0">
    <w:p w14:paraId="6EC21405" w14:textId="77777777" w:rsidR="00BF065F" w:rsidRDefault="00BF065F" w:rsidP="0057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15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4F6CFC"/>
    <w:multiLevelType w:val="hybridMultilevel"/>
    <w:tmpl w:val="B46C0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922E7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420BE4"/>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EA1F95"/>
    <w:multiLevelType w:val="hybridMultilevel"/>
    <w:tmpl w:val="BFB2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29BE5"/>
    <w:multiLevelType w:val="hybridMultilevel"/>
    <w:tmpl w:val="FF02BDD0"/>
    <w:lvl w:ilvl="0" w:tplc="89B466FA">
      <w:start w:val="1"/>
      <w:numFmt w:val="decimal"/>
      <w:lvlText w:val="%1."/>
      <w:lvlJc w:val="left"/>
      <w:pPr>
        <w:ind w:left="720" w:hanging="360"/>
      </w:pPr>
    </w:lvl>
    <w:lvl w:ilvl="1" w:tplc="249AA12E">
      <w:start w:val="1"/>
      <w:numFmt w:val="lowerLetter"/>
      <w:lvlText w:val="%2."/>
      <w:lvlJc w:val="left"/>
      <w:pPr>
        <w:ind w:left="1440" w:hanging="360"/>
      </w:pPr>
    </w:lvl>
    <w:lvl w:ilvl="2" w:tplc="E96EC44E">
      <w:start w:val="1"/>
      <w:numFmt w:val="lowerRoman"/>
      <w:lvlText w:val="%3."/>
      <w:lvlJc w:val="right"/>
      <w:pPr>
        <w:ind w:left="2160" w:hanging="180"/>
      </w:pPr>
    </w:lvl>
    <w:lvl w:ilvl="3" w:tplc="61F46670">
      <w:start w:val="1"/>
      <w:numFmt w:val="decimal"/>
      <w:lvlText w:val="%4."/>
      <w:lvlJc w:val="left"/>
      <w:pPr>
        <w:ind w:left="2880" w:hanging="360"/>
      </w:pPr>
    </w:lvl>
    <w:lvl w:ilvl="4" w:tplc="3D3C8EB2">
      <w:start w:val="1"/>
      <w:numFmt w:val="lowerLetter"/>
      <w:lvlText w:val="%5."/>
      <w:lvlJc w:val="left"/>
      <w:pPr>
        <w:ind w:left="3600" w:hanging="360"/>
      </w:pPr>
    </w:lvl>
    <w:lvl w:ilvl="5" w:tplc="DFFEA33E">
      <w:start w:val="1"/>
      <w:numFmt w:val="lowerRoman"/>
      <w:lvlText w:val="%6."/>
      <w:lvlJc w:val="right"/>
      <w:pPr>
        <w:ind w:left="4320" w:hanging="180"/>
      </w:pPr>
    </w:lvl>
    <w:lvl w:ilvl="6" w:tplc="2BDACCFC">
      <w:start w:val="1"/>
      <w:numFmt w:val="decimal"/>
      <w:lvlText w:val="%7."/>
      <w:lvlJc w:val="left"/>
      <w:pPr>
        <w:ind w:left="5040" w:hanging="360"/>
      </w:pPr>
    </w:lvl>
    <w:lvl w:ilvl="7" w:tplc="75F47D8C">
      <w:start w:val="1"/>
      <w:numFmt w:val="lowerLetter"/>
      <w:lvlText w:val="%8."/>
      <w:lvlJc w:val="left"/>
      <w:pPr>
        <w:ind w:left="5760" w:hanging="360"/>
      </w:pPr>
    </w:lvl>
    <w:lvl w:ilvl="8" w:tplc="D7F4615C">
      <w:start w:val="1"/>
      <w:numFmt w:val="lowerRoman"/>
      <w:lvlText w:val="%9."/>
      <w:lvlJc w:val="right"/>
      <w:pPr>
        <w:ind w:left="6480" w:hanging="180"/>
      </w:pPr>
    </w:lvl>
  </w:abstractNum>
  <w:abstractNum w:abstractNumId="6" w15:restartNumberingAfterBreak="0">
    <w:nsid w:val="1A2B101A"/>
    <w:multiLevelType w:val="hybridMultilevel"/>
    <w:tmpl w:val="F41C7930"/>
    <w:lvl w:ilvl="0" w:tplc="BDB202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4837353"/>
    <w:multiLevelType w:val="hybridMultilevel"/>
    <w:tmpl w:val="54501110"/>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B04383"/>
    <w:multiLevelType w:val="hybridMultilevel"/>
    <w:tmpl w:val="B46C0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2D2401"/>
    <w:multiLevelType w:val="hybridMultilevel"/>
    <w:tmpl w:val="C0AE7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C6621A"/>
    <w:multiLevelType w:val="hybridMultilevel"/>
    <w:tmpl w:val="394A5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763E57"/>
    <w:multiLevelType w:val="hybridMultilevel"/>
    <w:tmpl w:val="367CAD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4344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4AE54D0"/>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5044B9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85742A3"/>
    <w:multiLevelType w:val="hybridMultilevel"/>
    <w:tmpl w:val="47EEE4A6"/>
    <w:lvl w:ilvl="0" w:tplc="4D868006">
      <w:start w:val="1"/>
      <w:numFmt w:val="bullet"/>
      <w:lvlText w:val="•"/>
      <w:lvlJc w:val="left"/>
      <w:pPr>
        <w:tabs>
          <w:tab w:val="num" w:pos="720"/>
        </w:tabs>
        <w:ind w:left="720" w:hanging="360"/>
      </w:pPr>
      <w:rPr>
        <w:rFonts w:ascii="Times New Roman" w:hAnsi="Times New Roman" w:hint="default"/>
      </w:rPr>
    </w:lvl>
    <w:lvl w:ilvl="1" w:tplc="09FC8AFC" w:tentative="1">
      <w:start w:val="1"/>
      <w:numFmt w:val="bullet"/>
      <w:lvlText w:val="•"/>
      <w:lvlJc w:val="left"/>
      <w:pPr>
        <w:tabs>
          <w:tab w:val="num" w:pos="1440"/>
        </w:tabs>
        <w:ind w:left="1440" w:hanging="360"/>
      </w:pPr>
      <w:rPr>
        <w:rFonts w:ascii="Times New Roman" w:hAnsi="Times New Roman" w:hint="default"/>
      </w:rPr>
    </w:lvl>
    <w:lvl w:ilvl="2" w:tplc="6F9AD86C" w:tentative="1">
      <w:start w:val="1"/>
      <w:numFmt w:val="bullet"/>
      <w:lvlText w:val="•"/>
      <w:lvlJc w:val="left"/>
      <w:pPr>
        <w:tabs>
          <w:tab w:val="num" w:pos="2160"/>
        </w:tabs>
        <w:ind w:left="2160" w:hanging="360"/>
      </w:pPr>
      <w:rPr>
        <w:rFonts w:ascii="Times New Roman" w:hAnsi="Times New Roman" w:hint="default"/>
      </w:rPr>
    </w:lvl>
    <w:lvl w:ilvl="3" w:tplc="3238F574" w:tentative="1">
      <w:start w:val="1"/>
      <w:numFmt w:val="bullet"/>
      <w:lvlText w:val="•"/>
      <w:lvlJc w:val="left"/>
      <w:pPr>
        <w:tabs>
          <w:tab w:val="num" w:pos="2880"/>
        </w:tabs>
        <w:ind w:left="2880" w:hanging="360"/>
      </w:pPr>
      <w:rPr>
        <w:rFonts w:ascii="Times New Roman" w:hAnsi="Times New Roman" w:hint="default"/>
      </w:rPr>
    </w:lvl>
    <w:lvl w:ilvl="4" w:tplc="1B6A0F30" w:tentative="1">
      <w:start w:val="1"/>
      <w:numFmt w:val="bullet"/>
      <w:lvlText w:val="•"/>
      <w:lvlJc w:val="left"/>
      <w:pPr>
        <w:tabs>
          <w:tab w:val="num" w:pos="3600"/>
        </w:tabs>
        <w:ind w:left="3600" w:hanging="360"/>
      </w:pPr>
      <w:rPr>
        <w:rFonts w:ascii="Times New Roman" w:hAnsi="Times New Roman" w:hint="default"/>
      </w:rPr>
    </w:lvl>
    <w:lvl w:ilvl="5" w:tplc="18FE3CF2" w:tentative="1">
      <w:start w:val="1"/>
      <w:numFmt w:val="bullet"/>
      <w:lvlText w:val="•"/>
      <w:lvlJc w:val="left"/>
      <w:pPr>
        <w:tabs>
          <w:tab w:val="num" w:pos="4320"/>
        </w:tabs>
        <w:ind w:left="4320" w:hanging="360"/>
      </w:pPr>
      <w:rPr>
        <w:rFonts w:ascii="Times New Roman" w:hAnsi="Times New Roman" w:hint="default"/>
      </w:rPr>
    </w:lvl>
    <w:lvl w:ilvl="6" w:tplc="7D88563C" w:tentative="1">
      <w:start w:val="1"/>
      <w:numFmt w:val="bullet"/>
      <w:lvlText w:val="•"/>
      <w:lvlJc w:val="left"/>
      <w:pPr>
        <w:tabs>
          <w:tab w:val="num" w:pos="5040"/>
        </w:tabs>
        <w:ind w:left="5040" w:hanging="360"/>
      </w:pPr>
      <w:rPr>
        <w:rFonts w:ascii="Times New Roman" w:hAnsi="Times New Roman" w:hint="default"/>
      </w:rPr>
    </w:lvl>
    <w:lvl w:ilvl="7" w:tplc="A2BC95F8" w:tentative="1">
      <w:start w:val="1"/>
      <w:numFmt w:val="bullet"/>
      <w:lvlText w:val="•"/>
      <w:lvlJc w:val="left"/>
      <w:pPr>
        <w:tabs>
          <w:tab w:val="num" w:pos="5760"/>
        </w:tabs>
        <w:ind w:left="5760" w:hanging="360"/>
      </w:pPr>
      <w:rPr>
        <w:rFonts w:ascii="Times New Roman" w:hAnsi="Times New Roman" w:hint="default"/>
      </w:rPr>
    </w:lvl>
    <w:lvl w:ilvl="8" w:tplc="CFEACB1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9E1482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10678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7B84B13"/>
    <w:multiLevelType w:val="hybridMultilevel"/>
    <w:tmpl w:val="AB4E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323E09"/>
    <w:multiLevelType w:val="hybridMultilevel"/>
    <w:tmpl w:val="4284552A"/>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BA4E64"/>
    <w:multiLevelType w:val="hybridMultilevel"/>
    <w:tmpl w:val="33EC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1584142">
    <w:abstractNumId w:val="5"/>
  </w:num>
  <w:num w:numId="2" w16cid:durableId="780493156">
    <w:abstractNumId w:val="20"/>
  </w:num>
  <w:num w:numId="3" w16cid:durableId="1771243619">
    <w:abstractNumId w:val="7"/>
  </w:num>
  <w:num w:numId="4" w16cid:durableId="1478843714">
    <w:abstractNumId w:val="19"/>
  </w:num>
  <w:num w:numId="5" w16cid:durableId="446244861">
    <w:abstractNumId w:val="8"/>
  </w:num>
  <w:num w:numId="6" w16cid:durableId="1380322129">
    <w:abstractNumId w:val="1"/>
  </w:num>
  <w:num w:numId="7" w16cid:durableId="822697505">
    <w:abstractNumId w:val="6"/>
  </w:num>
  <w:num w:numId="8" w16cid:durableId="2007436781">
    <w:abstractNumId w:val="13"/>
  </w:num>
  <w:num w:numId="9" w16cid:durableId="650405589">
    <w:abstractNumId w:val="17"/>
  </w:num>
  <w:num w:numId="10" w16cid:durableId="1431003356">
    <w:abstractNumId w:val="3"/>
  </w:num>
  <w:num w:numId="11" w16cid:durableId="2063670992">
    <w:abstractNumId w:val="14"/>
  </w:num>
  <w:num w:numId="12" w16cid:durableId="1197500668">
    <w:abstractNumId w:val="0"/>
  </w:num>
  <w:num w:numId="13" w16cid:durableId="1219783154">
    <w:abstractNumId w:val="16"/>
  </w:num>
  <w:num w:numId="14" w16cid:durableId="1885749956">
    <w:abstractNumId w:val="10"/>
  </w:num>
  <w:num w:numId="15" w16cid:durableId="614139855">
    <w:abstractNumId w:val="12"/>
  </w:num>
  <w:num w:numId="16" w16cid:durableId="771903873">
    <w:abstractNumId w:val="2"/>
  </w:num>
  <w:num w:numId="17" w16cid:durableId="391730874">
    <w:abstractNumId w:val="18"/>
  </w:num>
  <w:num w:numId="18" w16cid:durableId="1857115866">
    <w:abstractNumId w:val="15"/>
  </w:num>
  <w:num w:numId="19" w16cid:durableId="925924156">
    <w:abstractNumId w:val="4"/>
  </w:num>
  <w:num w:numId="20" w16cid:durableId="412510078">
    <w:abstractNumId w:val="11"/>
  </w:num>
  <w:num w:numId="21" w16cid:durableId="993683415">
    <w:abstractNumId w:val="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helton">
    <w15:presenceInfo w15:providerId="AD" w15:userId="S::Daniel.Shelton@bristol.gov.uk::ad5313d0-716d-47e1-a6e7-f4cbfe5311e6"/>
  </w15:person>
  <w15:person w15:author="Martyn Pursey">
    <w15:presenceInfo w15:providerId="AD" w15:userId="S::martyn.pursey@bristol.gov.uk::2989e783-0e79-43e6-a68e-e56f9a4b0ed5"/>
  </w15:person>
  <w15:person w15:author="Matthew Jones">
    <w15:presenceInfo w15:providerId="AD" w15:userId="S::matt.jones@bristol.gov.uk::dbedb718-2bcc-46f3-9b90-7ca53f00b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866561"/>
    <w:rsid w:val="000000B7"/>
    <w:rsid w:val="0000584C"/>
    <w:rsid w:val="00006A77"/>
    <w:rsid w:val="00012997"/>
    <w:rsid w:val="00012F39"/>
    <w:rsid w:val="00022AD0"/>
    <w:rsid w:val="00022DB9"/>
    <w:rsid w:val="00022F5A"/>
    <w:rsid w:val="000253C4"/>
    <w:rsid w:val="00025E75"/>
    <w:rsid w:val="0003108C"/>
    <w:rsid w:val="00031D7A"/>
    <w:rsid w:val="00032A58"/>
    <w:rsid w:val="0003315D"/>
    <w:rsid w:val="00034BC2"/>
    <w:rsid w:val="0003502C"/>
    <w:rsid w:val="00036756"/>
    <w:rsid w:val="000464AC"/>
    <w:rsid w:val="00050D8C"/>
    <w:rsid w:val="0005258B"/>
    <w:rsid w:val="00053AF2"/>
    <w:rsid w:val="0005437F"/>
    <w:rsid w:val="000550FF"/>
    <w:rsid w:val="0005530B"/>
    <w:rsid w:val="00056857"/>
    <w:rsid w:val="000610FF"/>
    <w:rsid w:val="00062562"/>
    <w:rsid w:val="0006455E"/>
    <w:rsid w:val="000756B0"/>
    <w:rsid w:val="000764D1"/>
    <w:rsid w:val="00084219"/>
    <w:rsid w:val="00084369"/>
    <w:rsid w:val="00084EC2"/>
    <w:rsid w:val="00085F9E"/>
    <w:rsid w:val="00091741"/>
    <w:rsid w:val="00092091"/>
    <w:rsid w:val="000938FA"/>
    <w:rsid w:val="000977EE"/>
    <w:rsid w:val="000A0AE5"/>
    <w:rsid w:val="000A3552"/>
    <w:rsid w:val="000A684B"/>
    <w:rsid w:val="000A7D0E"/>
    <w:rsid w:val="000B308E"/>
    <w:rsid w:val="000B664D"/>
    <w:rsid w:val="000B6B2A"/>
    <w:rsid w:val="000C5874"/>
    <w:rsid w:val="000C7A87"/>
    <w:rsid w:val="000D059B"/>
    <w:rsid w:val="000D178D"/>
    <w:rsid w:val="000D405C"/>
    <w:rsid w:val="000D40F7"/>
    <w:rsid w:val="000E01B7"/>
    <w:rsid w:val="000E10E9"/>
    <w:rsid w:val="000E2386"/>
    <w:rsid w:val="000E4C2D"/>
    <w:rsid w:val="000E5B5D"/>
    <w:rsid w:val="000F06B6"/>
    <w:rsid w:val="000F1AA5"/>
    <w:rsid w:val="000F2F91"/>
    <w:rsid w:val="000F3B4F"/>
    <w:rsid w:val="000F3F69"/>
    <w:rsid w:val="000F6243"/>
    <w:rsid w:val="00100634"/>
    <w:rsid w:val="00100720"/>
    <w:rsid w:val="0010367D"/>
    <w:rsid w:val="0010536C"/>
    <w:rsid w:val="00112666"/>
    <w:rsid w:val="0011441C"/>
    <w:rsid w:val="00116578"/>
    <w:rsid w:val="00120277"/>
    <w:rsid w:val="00124F69"/>
    <w:rsid w:val="00133D91"/>
    <w:rsid w:val="0013402A"/>
    <w:rsid w:val="001344F0"/>
    <w:rsid w:val="00135705"/>
    <w:rsid w:val="001429BC"/>
    <w:rsid w:val="00142FA8"/>
    <w:rsid w:val="001444D3"/>
    <w:rsid w:val="001460A5"/>
    <w:rsid w:val="001476C6"/>
    <w:rsid w:val="00154078"/>
    <w:rsid w:val="00154C5D"/>
    <w:rsid w:val="00156C7B"/>
    <w:rsid w:val="001616A6"/>
    <w:rsid w:val="00162099"/>
    <w:rsid w:val="0016445B"/>
    <w:rsid w:val="0017093B"/>
    <w:rsid w:val="00170E10"/>
    <w:rsid w:val="00171471"/>
    <w:rsid w:val="00174F96"/>
    <w:rsid w:val="001822D2"/>
    <w:rsid w:val="00185C80"/>
    <w:rsid w:val="0018759C"/>
    <w:rsid w:val="001914DE"/>
    <w:rsid w:val="00191D02"/>
    <w:rsid w:val="00191EDE"/>
    <w:rsid w:val="00193CF5"/>
    <w:rsid w:val="00194034"/>
    <w:rsid w:val="001969E8"/>
    <w:rsid w:val="001A198E"/>
    <w:rsid w:val="001A26D6"/>
    <w:rsid w:val="001A7FAE"/>
    <w:rsid w:val="001B0638"/>
    <w:rsid w:val="001B0F97"/>
    <w:rsid w:val="001B2372"/>
    <w:rsid w:val="001B270D"/>
    <w:rsid w:val="001B271D"/>
    <w:rsid w:val="001B46B3"/>
    <w:rsid w:val="001C0C2D"/>
    <w:rsid w:val="001C3CB8"/>
    <w:rsid w:val="001C41BE"/>
    <w:rsid w:val="001C44A1"/>
    <w:rsid w:val="001C4F83"/>
    <w:rsid w:val="001D07B5"/>
    <w:rsid w:val="001D086F"/>
    <w:rsid w:val="001D314A"/>
    <w:rsid w:val="001D37BA"/>
    <w:rsid w:val="001D4743"/>
    <w:rsid w:val="001E24A8"/>
    <w:rsid w:val="001E3967"/>
    <w:rsid w:val="001E507B"/>
    <w:rsid w:val="001E5A71"/>
    <w:rsid w:val="001E6189"/>
    <w:rsid w:val="001F2C67"/>
    <w:rsid w:val="001F4269"/>
    <w:rsid w:val="001F4F72"/>
    <w:rsid w:val="001F6685"/>
    <w:rsid w:val="00203DB0"/>
    <w:rsid w:val="002049C9"/>
    <w:rsid w:val="00205D6B"/>
    <w:rsid w:val="00206936"/>
    <w:rsid w:val="002115BB"/>
    <w:rsid w:val="0021572C"/>
    <w:rsid w:val="00217B8F"/>
    <w:rsid w:val="002275DB"/>
    <w:rsid w:val="00230EAE"/>
    <w:rsid w:val="00232305"/>
    <w:rsid w:val="00233087"/>
    <w:rsid w:val="002334A2"/>
    <w:rsid w:val="00234F34"/>
    <w:rsid w:val="00237F15"/>
    <w:rsid w:val="0024028B"/>
    <w:rsid w:val="00242597"/>
    <w:rsid w:val="00243795"/>
    <w:rsid w:val="00244588"/>
    <w:rsid w:val="00244F51"/>
    <w:rsid w:val="002471BD"/>
    <w:rsid w:val="0024749E"/>
    <w:rsid w:val="00247658"/>
    <w:rsid w:val="00247C09"/>
    <w:rsid w:val="00250488"/>
    <w:rsid w:val="002522BC"/>
    <w:rsid w:val="00256073"/>
    <w:rsid w:val="00257016"/>
    <w:rsid w:val="002575A0"/>
    <w:rsid w:val="00265177"/>
    <w:rsid w:val="00270113"/>
    <w:rsid w:val="00277214"/>
    <w:rsid w:val="00280600"/>
    <w:rsid w:val="00282C25"/>
    <w:rsid w:val="00286A89"/>
    <w:rsid w:val="00286BCF"/>
    <w:rsid w:val="002971B7"/>
    <w:rsid w:val="002A0DB6"/>
    <w:rsid w:val="002A1139"/>
    <w:rsid w:val="002A1E6B"/>
    <w:rsid w:val="002A2605"/>
    <w:rsid w:val="002B1986"/>
    <w:rsid w:val="002B4553"/>
    <w:rsid w:val="002B6F23"/>
    <w:rsid w:val="002B724A"/>
    <w:rsid w:val="002C19EC"/>
    <w:rsid w:val="002C3064"/>
    <w:rsid w:val="002C766E"/>
    <w:rsid w:val="002D10AF"/>
    <w:rsid w:val="002D1328"/>
    <w:rsid w:val="002D35C9"/>
    <w:rsid w:val="002E0EEA"/>
    <w:rsid w:val="002E1AA8"/>
    <w:rsid w:val="002E50A1"/>
    <w:rsid w:val="002E5764"/>
    <w:rsid w:val="002E6303"/>
    <w:rsid w:val="002E7313"/>
    <w:rsid w:val="002E75F4"/>
    <w:rsid w:val="002F0CF7"/>
    <w:rsid w:val="002F68EA"/>
    <w:rsid w:val="002F6EAB"/>
    <w:rsid w:val="00301FBC"/>
    <w:rsid w:val="00301FC9"/>
    <w:rsid w:val="00304D11"/>
    <w:rsid w:val="00305454"/>
    <w:rsid w:val="00305D53"/>
    <w:rsid w:val="00306AE3"/>
    <w:rsid w:val="00313420"/>
    <w:rsid w:val="00313939"/>
    <w:rsid w:val="00314AB2"/>
    <w:rsid w:val="00315AFE"/>
    <w:rsid w:val="00316ABB"/>
    <w:rsid w:val="00323F8D"/>
    <w:rsid w:val="00324493"/>
    <w:rsid w:val="0032499F"/>
    <w:rsid w:val="00325848"/>
    <w:rsid w:val="00327B7C"/>
    <w:rsid w:val="00330BAE"/>
    <w:rsid w:val="00330F17"/>
    <w:rsid w:val="00331743"/>
    <w:rsid w:val="00332317"/>
    <w:rsid w:val="00335A17"/>
    <w:rsid w:val="00335F6A"/>
    <w:rsid w:val="003410E6"/>
    <w:rsid w:val="00347C3B"/>
    <w:rsid w:val="003502D2"/>
    <w:rsid w:val="00356B06"/>
    <w:rsid w:val="003577A4"/>
    <w:rsid w:val="00362443"/>
    <w:rsid w:val="0036258C"/>
    <w:rsid w:val="00363456"/>
    <w:rsid w:val="00363892"/>
    <w:rsid w:val="00366C4E"/>
    <w:rsid w:val="00367D11"/>
    <w:rsid w:val="00372030"/>
    <w:rsid w:val="00372942"/>
    <w:rsid w:val="00372AA0"/>
    <w:rsid w:val="00372C01"/>
    <w:rsid w:val="0037360C"/>
    <w:rsid w:val="0037382C"/>
    <w:rsid w:val="0037667F"/>
    <w:rsid w:val="00385B15"/>
    <w:rsid w:val="00387DAA"/>
    <w:rsid w:val="0039044D"/>
    <w:rsid w:val="003923B2"/>
    <w:rsid w:val="00393D01"/>
    <w:rsid w:val="00394514"/>
    <w:rsid w:val="00397133"/>
    <w:rsid w:val="00397D9C"/>
    <w:rsid w:val="003A00D9"/>
    <w:rsid w:val="003B08B2"/>
    <w:rsid w:val="003B1539"/>
    <w:rsid w:val="003B3570"/>
    <w:rsid w:val="003B3ADA"/>
    <w:rsid w:val="003B4BAD"/>
    <w:rsid w:val="003B55CE"/>
    <w:rsid w:val="003B6490"/>
    <w:rsid w:val="003B909A"/>
    <w:rsid w:val="003C189C"/>
    <w:rsid w:val="003C1F61"/>
    <w:rsid w:val="003C418E"/>
    <w:rsid w:val="003C710F"/>
    <w:rsid w:val="003C781A"/>
    <w:rsid w:val="003D09A4"/>
    <w:rsid w:val="003D2075"/>
    <w:rsid w:val="003D6507"/>
    <w:rsid w:val="003E0B66"/>
    <w:rsid w:val="003E12FF"/>
    <w:rsid w:val="003E4730"/>
    <w:rsid w:val="003F039F"/>
    <w:rsid w:val="003F2220"/>
    <w:rsid w:val="003F2A62"/>
    <w:rsid w:val="003F5E9B"/>
    <w:rsid w:val="00400423"/>
    <w:rsid w:val="00403A84"/>
    <w:rsid w:val="004058D1"/>
    <w:rsid w:val="00405FD8"/>
    <w:rsid w:val="00413F46"/>
    <w:rsid w:val="00415ACF"/>
    <w:rsid w:val="00416ADD"/>
    <w:rsid w:val="00421A3C"/>
    <w:rsid w:val="00422AD3"/>
    <w:rsid w:val="0042462D"/>
    <w:rsid w:val="00426942"/>
    <w:rsid w:val="00427E10"/>
    <w:rsid w:val="0043056D"/>
    <w:rsid w:val="004374DD"/>
    <w:rsid w:val="004377B7"/>
    <w:rsid w:val="0044510C"/>
    <w:rsid w:val="004454EF"/>
    <w:rsid w:val="00445655"/>
    <w:rsid w:val="00446807"/>
    <w:rsid w:val="004474CC"/>
    <w:rsid w:val="00451606"/>
    <w:rsid w:val="00454B1C"/>
    <w:rsid w:val="00454C80"/>
    <w:rsid w:val="00456933"/>
    <w:rsid w:val="004570AD"/>
    <w:rsid w:val="00457C0E"/>
    <w:rsid w:val="0046016A"/>
    <w:rsid w:val="00461FC6"/>
    <w:rsid w:val="00463274"/>
    <w:rsid w:val="00463A03"/>
    <w:rsid w:val="00470381"/>
    <w:rsid w:val="00473416"/>
    <w:rsid w:val="00473D59"/>
    <w:rsid w:val="00477EB3"/>
    <w:rsid w:val="0048054D"/>
    <w:rsid w:val="004837CF"/>
    <w:rsid w:val="00486C0F"/>
    <w:rsid w:val="004921D5"/>
    <w:rsid w:val="00493271"/>
    <w:rsid w:val="004A02CB"/>
    <w:rsid w:val="004B0109"/>
    <w:rsid w:val="004B097B"/>
    <w:rsid w:val="004B6379"/>
    <w:rsid w:val="004C0031"/>
    <w:rsid w:val="004C3540"/>
    <w:rsid w:val="004C403B"/>
    <w:rsid w:val="004C67EB"/>
    <w:rsid w:val="004C7061"/>
    <w:rsid w:val="004D5DBC"/>
    <w:rsid w:val="004D6645"/>
    <w:rsid w:val="004D76E9"/>
    <w:rsid w:val="004E04A7"/>
    <w:rsid w:val="004E07CD"/>
    <w:rsid w:val="004E090A"/>
    <w:rsid w:val="004E0CCA"/>
    <w:rsid w:val="004E4F6F"/>
    <w:rsid w:val="004E531B"/>
    <w:rsid w:val="004E5699"/>
    <w:rsid w:val="004F1FC9"/>
    <w:rsid w:val="004F3685"/>
    <w:rsid w:val="004F3AE9"/>
    <w:rsid w:val="004F4225"/>
    <w:rsid w:val="004F5ADC"/>
    <w:rsid w:val="005063A6"/>
    <w:rsid w:val="0051034A"/>
    <w:rsid w:val="00511751"/>
    <w:rsid w:val="00513BF5"/>
    <w:rsid w:val="00514C70"/>
    <w:rsid w:val="0051570D"/>
    <w:rsid w:val="005177BE"/>
    <w:rsid w:val="005202AD"/>
    <w:rsid w:val="00522CB3"/>
    <w:rsid w:val="00522CBC"/>
    <w:rsid w:val="00525130"/>
    <w:rsid w:val="0052780D"/>
    <w:rsid w:val="00527C46"/>
    <w:rsid w:val="00537983"/>
    <w:rsid w:val="005420CA"/>
    <w:rsid w:val="00542E9A"/>
    <w:rsid w:val="00545158"/>
    <w:rsid w:val="00556785"/>
    <w:rsid w:val="00560955"/>
    <w:rsid w:val="00571BAD"/>
    <w:rsid w:val="00572813"/>
    <w:rsid w:val="00573A30"/>
    <w:rsid w:val="00581F18"/>
    <w:rsid w:val="00581F70"/>
    <w:rsid w:val="00583A0C"/>
    <w:rsid w:val="0058410B"/>
    <w:rsid w:val="00587D18"/>
    <w:rsid w:val="00594BAA"/>
    <w:rsid w:val="00597417"/>
    <w:rsid w:val="005A04AA"/>
    <w:rsid w:val="005A1200"/>
    <w:rsid w:val="005A4812"/>
    <w:rsid w:val="005B2C73"/>
    <w:rsid w:val="005B5B3D"/>
    <w:rsid w:val="005C2F2D"/>
    <w:rsid w:val="005C3CEF"/>
    <w:rsid w:val="005C4139"/>
    <w:rsid w:val="005D5913"/>
    <w:rsid w:val="005E1202"/>
    <w:rsid w:val="005E2908"/>
    <w:rsid w:val="005E3A70"/>
    <w:rsid w:val="005E5CE1"/>
    <w:rsid w:val="005E7A64"/>
    <w:rsid w:val="005F0CB5"/>
    <w:rsid w:val="005F107D"/>
    <w:rsid w:val="005F1109"/>
    <w:rsid w:val="005F1266"/>
    <w:rsid w:val="005F6312"/>
    <w:rsid w:val="005F6723"/>
    <w:rsid w:val="00600B24"/>
    <w:rsid w:val="00601511"/>
    <w:rsid w:val="0060257F"/>
    <w:rsid w:val="00607838"/>
    <w:rsid w:val="006110A6"/>
    <w:rsid w:val="006142A0"/>
    <w:rsid w:val="00615EDF"/>
    <w:rsid w:val="00620EE8"/>
    <w:rsid w:val="00621C09"/>
    <w:rsid w:val="00622581"/>
    <w:rsid w:val="00622BCF"/>
    <w:rsid w:val="00623674"/>
    <w:rsid w:val="0063102D"/>
    <w:rsid w:val="00631970"/>
    <w:rsid w:val="0063212C"/>
    <w:rsid w:val="00635E67"/>
    <w:rsid w:val="00640D2C"/>
    <w:rsid w:val="0064141E"/>
    <w:rsid w:val="00642694"/>
    <w:rsid w:val="006430B8"/>
    <w:rsid w:val="00645B8D"/>
    <w:rsid w:val="0064610D"/>
    <w:rsid w:val="006462A7"/>
    <w:rsid w:val="00646BC2"/>
    <w:rsid w:val="00650AAB"/>
    <w:rsid w:val="0065134A"/>
    <w:rsid w:val="00654FC5"/>
    <w:rsid w:val="00660982"/>
    <w:rsid w:val="0066218A"/>
    <w:rsid w:val="00662B1D"/>
    <w:rsid w:val="0066543A"/>
    <w:rsid w:val="00671556"/>
    <w:rsid w:val="006726A3"/>
    <w:rsid w:val="00672961"/>
    <w:rsid w:val="00673A14"/>
    <w:rsid w:val="006760D7"/>
    <w:rsid w:val="00685CAD"/>
    <w:rsid w:val="0068601A"/>
    <w:rsid w:val="006860E6"/>
    <w:rsid w:val="006937E4"/>
    <w:rsid w:val="00694D90"/>
    <w:rsid w:val="00696247"/>
    <w:rsid w:val="006A0A99"/>
    <w:rsid w:val="006A1B58"/>
    <w:rsid w:val="006B060E"/>
    <w:rsid w:val="006B300D"/>
    <w:rsid w:val="006B3D1D"/>
    <w:rsid w:val="006B438F"/>
    <w:rsid w:val="006B507D"/>
    <w:rsid w:val="006B7B43"/>
    <w:rsid w:val="006C1AA8"/>
    <w:rsid w:val="006C3405"/>
    <w:rsid w:val="006D1A1A"/>
    <w:rsid w:val="006D6AD1"/>
    <w:rsid w:val="006E24E2"/>
    <w:rsid w:val="006E2767"/>
    <w:rsid w:val="006E6B49"/>
    <w:rsid w:val="006E6C89"/>
    <w:rsid w:val="006E6D61"/>
    <w:rsid w:val="006F0589"/>
    <w:rsid w:val="006F0C6F"/>
    <w:rsid w:val="006F3C2E"/>
    <w:rsid w:val="006F496D"/>
    <w:rsid w:val="006F4B07"/>
    <w:rsid w:val="006F6B64"/>
    <w:rsid w:val="006F78BF"/>
    <w:rsid w:val="00702218"/>
    <w:rsid w:val="0070280D"/>
    <w:rsid w:val="00702D78"/>
    <w:rsid w:val="00703822"/>
    <w:rsid w:val="00707C6D"/>
    <w:rsid w:val="00707E7A"/>
    <w:rsid w:val="00712330"/>
    <w:rsid w:val="00712CD0"/>
    <w:rsid w:val="007167FD"/>
    <w:rsid w:val="00717A0C"/>
    <w:rsid w:val="00722586"/>
    <w:rsid w:val="00722BE8"/>
    <w:rsid w:val="00724FFA"/>
    <w:rsid w:val="00726EAD"/>
    <w:rsid w:val="00730D5B"/>
    <w:rsid w:val="00732145"/>
    <w:rsid w:val="00732172"/>
    <w:rsid w:val="00732F8B"/>
    <w:rsid w:val="00741C36"/>
    <w:rsid w:val="00741C8C"/>
    <w:rsid w:val="00751FF5"/>
    <w:rsid w:val="00756005"/>
    <w:rsid w:val="00756540"/>
    <w:rsid w:val="007606B6"/>
    <w:rsid w:val="007635BA"/>
    <w:rsid w:val="00775E60"/>
    <w:rsid w:val="0077752A"/>
    <w:rsid w:val="0078016D"/>
    <w:rsid w:val="007872C3"/>
    <w:rsid w:val="00790F77"/>
    <w:rsid w:val="007939CD"/>
    <w:rsid w:val="007A04DC"/>
    <w:rsid w:val="007A4C64"/>
    <w:rsid w:val="007A5857"/>
    <w:rsid w:val="007A600F"/>
    <w:rsid w:val="007A7711"/>
    <w:rsid w:val="007B32B2"/>
    <w:rsid w:val="007B34B4"/>
    <w:rsid w:val="007B45DB"/>
    <w:rsid w:val="007B4E19"/>
    <w:rsid w:val="007B5DEF"/>
    <w:rsid w:val="007B7D78"/>
    <w:rsid w:val="007C0027"/>
    <w:rsid w:val="007C103D"/>
    <w:rsid w:val="007C1DB7"/>
    <w:rsid w:val="007C3A4F"/>
    <w:rsid w:val="007C72E2"/>
    <w:rsid w:val="007D0FCB"/>
    <w:rsid w:val="007D4415"/>
    <w:rsid w:val="007D6D53"/>
    <w:rsid w:val="007E5E16"/>
    <w:rsid w:val="007F0328"/>
    <w:rsid w:val="007F5F92"/>
    <w:rsid w:val="00802A53"/>
    <w:rsid w:val="00803427"/>
    <w:rsid w:val="008049D2"/>
    <w:rsid w:val="00806D39"/>
    <w:rsid w:val="008079CA"/>
    <w:rsid w:val="00807B45"/>
    <w:rsid w:val="00813ECA"/>
    <w:rsid w:val="0081795C"/>
    <w:rsid w:val="0082215C"/>
    <w:rsid w:val="008255F0"/>
    <w:rsid w:val="0082672E"/>
    <w:rsid w:val="00826E38"/>
    <w:rsid w:val="00830D45"/>
    <w:rsid w:val="00834DD7"/>
    <w:rsid w:val="008360A8"/>
    <w:rsid w:val="00840848"/>
    <w:rsid w:val="00845AB3"/>
    <w:rsid w:val="00846955"/>
    <w:rsid w:val="00851C1E"/>
    <w:rsid w:val="008527E0"/>
    <w:rsid w:val="00855427"/>
    <w:rsid w:val="00856139"/>
    <w:rsid w:val="008612D2"/>
    <w:rsid w:val="008667E7"/>
    <w:rsid w:val="00866947"/>
    <w:rsid w:val="008670E2"/>
    <w:rsid w:val="008673D7"/>
    <w:rsid w:val="00872FC7"/>
    <w:rsid w:val="00873DB4"/>
    <w:rsid w:val="00875957"/>
    <w:rsid w:val="00880487"/>
    <w:rsid w:val="0088190C"/>
    <w:rsid w:val="00883DAE"/>
    <w:rsid w:val="008848A0"/>
    <w:rsid w:val="00887FFA"/>
    <w:rsid w:val="00890958"/>
    <w:rsid w:val="008909D4"/>
    <w:rsid w:val="00891B25"/>
    <w:rsid w:val="0089359F"/>
    <w:rsid w:val="00894855"/>
    <w:rsid w:val="00894998"/>
    <w:rsid w:val="008949E4"/>
    <w:rsid w:val="008A1756"/>
    <w:rsid w:val="008A346C"/>
    <w:rsid w:val="008A4302"/>
    <w:rsid w:val="008A4B62"/>
    <w:rsid w:val="008A60A2"/>
    <w:rsid w:val="008A7A1C"/>
    <w:rsid w:val="008B01DE"/>
    <w:rsid w:val="008B5660"/>
    <w:rsid w:val="008C2404"/>
    <w:rsid w:val="008C2E0B"/>
    <w:rsid w:val="008C2F3F"/>
    <w:rsid w:val="008C3C36"/>
    <w:rsid w:val="008C687B"/>
    <w:rsid w:val="008D03BB"/>
    <w:rsid w:val="008D372C"/>
    <w:rsid w:val="008D48AC"/>
    <w:rsid w:val="008D5BD0"/>
    <w:rsid w:val="008E0C4A"/>
    <w:rsid w:val="008E2F00"/>
    <w:rsid w:val="008E5324"/>
    <w:rsid w:val="008E58C5"/>
    <w:rsid w:val="008F01D5"/>
    <w:rsid w:val="008F2036"/>
    <w:rsid w:val="008F204D"/>
    <w:rsid w:val="008F640B"/>
    <w:rsid w:val="00900E9D"/>
    <w:rsid w:val="0090203D"/>
    <w:rsid w:val="00904D5F"/>
    <w:rsid w:val="00906D87"/>
    <w:rsid w:val="00906DCE"/>
    <w:rsid w:val="00914DF4"/>
    <w:rsid w:val="0091763A"/>
    <w:rsid w:val="0092078D"/>
    <w:rsid w:val="009218FC"/>
    <w:rsid w:val="00927084"/>
    <w:rsid w:val="009276F7"/>
    <w:rsid w:val="00927DA0"/>
    <w:rsid w:val="00934E12"/>
    <w:rsid w:val="0093709C"/>
    <w:rsid w:val="00937595"/>
    <w:rsid w:val="00937D8F"/>
    <w:rsid w:val="00937E90"/>
    <w:rsid w:val="00943D79"/>
    <w:rsid w:val="00946A9E"/>
    <w:rsid w:val="00947101"/>
    <w:rsid w:val="00951899"/>
    <w:rsid w:val="009524E5"/>
    <w:rsid w:val="00952F1D"/>
    <w:rsid w:val="00956B0F"/>
    <w:rsid w:val="009609B7"/>
    <w:rsid w:val="009611E5"/>
    <w:rsid w:val="00961B88"/>
    <w:rsid w:val="0096226E"/>
    <w:rsid w:val="00964153"/>
    <w:rsid w:val="00965089"/>
    <w:rsid w:val="009652FB"/>
    <w:rsid w:val="00970152"/>
    <w:rsid w:val="00971B96"/>
    <w:rsid w:val="0098232B"/>
    <w:rsid w:val="00984C07"/>
    <w:rsid w:val="00985515"/>
    <w:rsid w:val="00985D65"/>
    <w:rsid w:val="00985EAC"/>
    <w:rsid w:val="00986D1B"/>
    <w:rsid w:val="00991D5B"/>
    <w:rsid w:val="00993262"/>
    <w:rsid w:val="0099538B"/>
    <w:rsid w:val="0099799E"/>
    <w:rsid w:val="00997FEC"/>
    <w:rsid w:val="009A0D6E"/>
    <w:rsid w:val="009A1834"/>
    <w:rsid w:val="009A42B7"/>
    <w:rsid w:val="009A6DF8"/>
    <w:rsid w:val="009A7A58"/>
    <w:rsid w:val="009B18C1"/>
    <w:rsid w:val="009B2920"/>
    <w:rsid w:val="009B43BD"/>
    <w:rsid w:val="009B747E"/>
    <w:rsid w:val="009C5D0A"/>
    <w:rsid w:val="009C7C86"/>
    <w:rsid w:val="009D1852"/>
    <w:rsid w:val="009D1BBE"/>
    <w:rsid w:val="009D2019"/>
    <w:rsid w:val="009D3D76"/>
    <w:rsid w:val="009D5A64"/>
    <w:rsid w:val="009D6151"/>
    <w:rsid w:val="009D7F55"/>
    <w:rsid w:val="009E3AF3"/>
    <w:rsid w:val="009E716A"/>
    <w:rsid w:val="009F172A"/>
    <w:rsid w:val="009F2053"/>
    <w:rsid w:val="009F3E5C"/>
    <w:rsid w:val="009F6301"/>
    <w:rsid w:val="00A05274"/>
    <w:rsid w:val="00A07BD9"/>
    <w:rsid w:val="00A10C8A"/>
    <w:rsid w:val="00A124F4"/>
    <w:rsid w:val="00A147CD"/>
    <w:rsid w:val="00A150FE"/>
    <w:rsid w:val="00A15F21"/>
    <w:rsid w:val="00A16752"/>
    <w:rsid w:val="00A16D44"/>
    <w:rsid w:val="00A179E6"/>
    <w:rsid w:val="00A25081"/>
    <w:rsid w:val="00A2518F"/>
    <w:rsid w:val="00A30B40"/>
    <w:rsid w:val="00A30DF0"/>
    <w:rsid w:val="00A322CF"/>
    <w:rsid w:val="00A34E75"/>
    <w:rsid w:val="00A36126"/>
    <w:rsid w:val="00A36725"/>
    <w:rsid w:val="00A36D22"/>
    <w:rsid w:val="00A37CF3"/>
    <w:rsid w:val="00A4035D"/>
    <w:rsid w:val="00A406D0"/>
    <w:rsid w:val="00A44426"/>
    <w:rsid w:val="00A44957"/>
    <w:rsid w:val="00A50ABF"/>
    <w:rsid w:val="00A52E76"/>
    <w:rsid w:val="00A54319"/>
    <w:rsid w:val="00A5457A"/>
    <w:rsid w:val="00A711AF"/>
    <w:rsid w:val="00A72903"/>
    <w:rsid w:val="00A74A33"/>
    <w:rsid w:val="00A75819"/>
    <w:rsid w:val="00A759F2"/>
    <w:rsid w:val="00A82F67"/>
    <w:rsid w:val="00A86322"/>
    <w:rsid w:val="00A9734A"/>
    <w:rsid w:val="00AA26B3"/>
    <w:rsid w:val="00AA4482"/>
    <w:rsid w:val="00AA6241"/>
    <w:rsid w:val="00AA6818"/>
    <w:rsid w:val="00AB1F07"/>
    <w:rsid w:val="00AB2AF2"/>
    <w:rsid w:val="00AB3D4F"/>
    <w:rsid w:val="00AB4F86"/>
    <w:rsid w:val="00AC236D"/>
    <w:rsid w:val="00AC2CE6"/>
    <w:rsid w:val="00AC4C51"/>
    <w:rsid w:val="00AC5C6F"/>
    <w:rsid w:val="00AC7754"/>
    <w:rsid w:val="00AD05A6"/>
    <w:rsid w:val="00AD2A4A"/>
    <w:rsid w:val="00AD46C0"/>
    <w:rsid w:val="00AD7443"/>
    <w:rsid w:val="00AD7B4B"/>
    <w:rsid w:val="00AE0BC1"/>
    <w:rsid w:val="00AE2104"/>
    <w:rsid w:val="00AE257E"/>
    <w:rsid w:val="00AE3445"/>
    <w:rsid w:val="00AE3965"/>
    <w:rsid w:val="00AE656C"/>
    <w:rsid w:val="00AE70AE"/>
    <w:rsid w:val="00AF1202"/>
    <w:rsid w:val="00AF235B"/>
    <w:rsid w:val="00AF4654"/>
    <w:rsid w:val="00AF4B47"/>
    <w:rsid w:val="00B024B6"/>
    <w:rsid w:val="00B07CEA"/>
    <w:rsid w:val="00B10724"/>
    <w:rsid w:val="00B22126"/>
    <w:rsid w:val="00B23D74"/>
    <w:rsid w:val="00B25CB7"/>
    <w:rsid w:val="00B26D23"/>
    <w:rsid w:val="00B30D29"/>
    <w:rsid w:val="00B319FF"/>
    <w:rsid w:val="00B32C99"/>
    <w:rsid w:val="00B32ECA"/>
    <w:rsid w:val="00B342FB"/>
    <w:rsid w:val="00B35313"/>
    <w:rsid w:val="00B359E9"/>
    <w:rsid w:val="00B40724"/>
    <w:rsid w:val="00B42019"/>
    <w:rsid w:val="00B44EC7"/>
    <w:rsid w:val="00B46C74"/>
    <w:rsid w:val="00B60507"/>
    <w:rsid w:val="00B66834"/>
    <w:rsid w:val="00B70939"/>
    <w:rsid w:val="00B720C3"/>
    <w:rsid w:val="00B73141"/>
    <w:rsid w:val="00B74A2B"/>
    <w:rsid w:val="00B75FB7"/>
    <w:rsid w:val="00B808E5"/>
    <w:rsid w:val="00B85937"/>
    <w:rsid w:val="00B911EC"/>
    <w:rsid w:val="00B92160"/>
    <w:rsid w:val="00B934A0"/>
    <w:rsid w:val="00B97D5F"/>
    <w:rsid w:val="00BA0E3A"/>
    <w:rsid w:val="00BA4512"/>
    <w:rsid w:val="00BA4D05"/>
    <w:rsid w:val="00BB0070"/>
    <w:rsid w:val="00BB5C96"/>
    <w:rsid w:val="00BC3F91"/>
    <w:rsid w:val="00BC6FE5"/>
    <w:rsid w:val="00BD17B4"/>
    <w:rsid w:val="00BD3E5C"/>
    <w:rsid w:val="00BD457A"/>
    <w:rsid w:val="00BE0E82"/>
    <w:rsid w:val="00BE35EC"/>
    <w:rsid w:val="00BE5D0F"/>
    <w:rsid w:val="00BE7C31"/>
    <w:rsid w:val="00BF065F"/>
    <w:rsid w:val="00BF3CF4"/>
    <w:rsid w:val="00BF3F12"/>
    <w:rsid w:val="00BF68EF"/>
    <w:rsid w:val="00C00208"/>
    <w:rsid w:val="00C0147F"/>
    <w:rsid w:val="00C029B3"/>
    <w:rsid w:val="00C04A4B"/>
    <w:rsid w:val="00C0568F"/>
    <w:rsid w:val="00C10946"/>
    <w:rsid w:val="00C11498"/>
    <w:rsid w:val="00C13694"/>
    <w:rsid w:val="00C156BF"/>
    <w:rsid w:val="00C17D22"/>
    <w:rsid w:val="00C2160E"/>
    <w:rsid w:val="00C234DB"/>
    <w:rsid w:val="00C30717"/>
    <w:rsid w:val="00C35424"/>
    <w:rsid w:val="00C37C86"/>
    <w:rsid w:val="00C412A3"/>
    <w:rsid w:val="00C428EE"/>
    <w:rsid w:val="00C433AA"/>
    <w:rsid w:val="00C44579"/>
    <w:rsid w:val="00C4492A"/>
    <w:rsid w:val="00C514C1"/>
    <w:rsid w:val="00C55898"/>
    <w:rsid w:val="00C5600B"/>
    <w:rsid w:val="00C613F0"/>
    <w:rsid w:val="00C628F0"/>
    <w:rsid w:val="00C6473B"/>
    <w:rsid w:val="00C64E9E"/>
    <w:rsid w:val="00C67D28"/>
    <w:rsid w:val="00C7715C"/>
    <w:rsid w:val="00C80CC7"/>
    <w:rsid w:val="00C83CA9"/>
    <w:rsid w:val="00C84AA2"/>
    <w:rsid w:val="00C90179"/>
    <w:rsid w:val="00C92959"/>
    <w:rsid w:val="00C950D3"/>
    <w:rsid w:val="00C97604"/>
    <w:rsid w:val="00CA005C"/>
    <w:rsid w:val="00CA01A1"/>
    <w:rsid w:val="00CA1A94"/>
    <w:rsid w:val="00CA4A3F"/>
    <w:rsid w:val="00CA4DAA"/>
    <w:rsid w:val="00CA6D6C"/>
    <w:rsid w:val="00CA716E"/>
    <w:rsid w:val="00CB3205"/>
    <w:rsid w:val="00CB74BF"/>
    <w:rsid w:val="00CB7DB3"/>
    <w:rsid w:val="00CC20DC"/>
    <w:rsid w:val="00CC2480"/>
    <w:rsid w:val="00CC6997"/>
    <w:rsid w:val="00CC7124"/>
    <w:rsid w:val="00CD4A95"/>
    <w:rsid w:val="00CD6581"/>
    <w:rsid w:val="00CD6951"/>
    <w:rsid w:val="00CD7B39"/>
    <w:rsid w:val="00CE2519"/>
    <w:rsid w:val="00CE4AB8"/>
    <w:rsid w:val="00CE4CFD"/>
    <w:rsid w:val="00CE6AF1"/>
    <w:rsid w:val="00CE6DC8"/>
    <w:rsid w:val="00CF1E98"/>
    <w:rsid w:val="00CF2EC9"/>
    <w:rsid w:val="00CF430E"/>
    <w:rsid w:val="00CF43C3"/>
    <w:rsid w:val="00CF44C9"/>
    <w:rsid w:val="00D05A52"/>
    <w:rsid w:val="00D16421"/>
    <w:rsid w:val="00D17B9E"/>
    <w:rsid w:val="00D21545"/>
    <w:rsid w:val="00D21A2B"/>
    <w:rsid w:val="00D21EC2"/>
    <w:rsid w:val="00D24AD0"/>
    <w:rsid w:val="00D24E5E"/>
    <w:rsid w:val="00D2564D"/>
    <w:rsid w:val="00D271F7"/>
    <w:rsid w:val="00D371A6"/>
    <w:rsid w:val="00D463DD"/>
    <w:rsid w:val="00D525AF"/>
    <w:rsid w:val="00D5313F"/>
    <w:rsid w:val="00D53AC9"/>
    <w:rsid w:val="00D614B1"/>
    <w:rsid w:val="00D61C4F"/>
    <w:rsid w:val="00D61E9C"/>
    <w:rsid w:val="00D64196"/>
    <w:rsid w:val="00D700F4"/>
    <w:rsid w:val="00D719F2"/>
    <w:rsid w:val="00D719F8"/>
    <w:rsid w:val="00D73552"/>
    <w:rsid w:val="00D7467A"/>
    <w:rsid w:val="00D74AAE"/>
    <w:rsid w:val="00D81A4D"/>
    <w:rsid w:val="00D81B5C"/>
    <w:rsid w:val="00D85F7F"/>
    <w:rsid w:val="00D8682B"/>
    <w:rsid w:val="00D86A85"/>
    <w:rsid w:val="00D902DD"/>
    <w:rsid w:val="00D96F09"/>
    <w:rsid w:val="00D97FD1"/>
    <w:rsid w:val="00DA1555"/>
    <w:rsid w:val="00DA2030"/>
    <w:rsid w:val="00DA4ED9"/>
    <w:rsid w:val="00DA5160"/>
    <w:rsid w:val="00DB2CF7"/>
    <w:rsid w:val="00DB2F50"/>
    <w:rsid w:val="00DB355B"/>
    <w:rsid w:val="00DB4234"/>
    <w:rsid w:val="00DB5732"/>
    <w:rsid w:val="00DB5FF7"/>
    <w:rsid w:val="00DB76A0"/>
    <w:rsid w:val="00DC0FF2"/>
    <w:rsid w:val="00DC470C"/>
    <w:rsid w:val="00DC76C4"/>
    <w:rsid w:val="00DC7893"/>
    <w:rsid w:val="00DD4299"/>
    <w:rsid w:val="00DD77AD"/>
    <w:rsid w:val="00DD7E28"/>
    <w:rsid w:val="00DE300F"/>
    <w:rsid w:val="00DE5BAA"/>
    <w:rsid w:val="00DE670C"/>
    <w:rsid w:val="00DE7C2D"/>
    <w:rsid w:val="00DF0A20"/>
    <w:rsid w:val="00DF5C0F"/>
    <w:rsid w:val="00DF6B09"/>
    <w:rsid w:val="00DF7905"/>
    <w:rsid w:val="00E02F66"/>
    <w:rsid w:val="00E0371B"/>
    <w:rsid w:val="00E058CC"/>
    <w:rsid w:val="00E1015E"/>
    <w:rsid w:val="00E10A03"/>
    <w:rsid w:val="00E35C42"/>
    <w:rsid w:val="00E43980"/>
    <w:rsid w:val="00E45DEF"/>
    <w:rsid w:val="00E528E8"/>
    <w:rsid w:val="00E57F85"/>
    <w:rsid w:val="00E61C60"/>
    <w:rsid w:val="00E6257C"/>
    <w:rsid w:val="00E62B98"/>
    <w:rsid w:val="00E666F3"/>
    <w:rsid w:val="00E70DE7"/>
    <w:rsid w:val="00E8141B"/>
    <w:rsid w:val="00E82C74"/>
    <w:rsid w:val="00E860D3"/>
    <w:rsid w:val="00E861EE"/>
    <w:rsid w:val="00E873C2"/>
    <w:rsid w:val="00E8792D"/>
    <w:rsid w:val="00E902A2"/>
    <w:rsid w:val="00E91803"/>
    <w:rsid w:val="00E93311"/>
    <w:rsid w:val="00E94069"/>
    <w:rsid w:val="00E94880"/>
    <w:rsid w:val="00E9651A"/>
    <w:rsid w:val="00E97C82"/>
    <w:rsid w:val="00EA09BB"/>
    <w:rsid w:val="00EA0C64"/>
    <w:rsid w:val="00EA1B21"/>
    <w:rsid w:val="00EA2D42"/>
    <w:rsid w:val="00EA532E"/>
    <w:rsid w:val="00EB0CF9"/>
    <w:rsid w:val="00EB5D93"/>
    <w:rsid w:val="00EC0432"/>
    <w:rsid w:val="00EC1466"/>
    <w:rsid w:val="00EC40C0"/>
    <w:rsid w:val="00EC62E3"/>
    <w:rsid w:val="00EC6782"/>
    <w:rsid w:val="00ED17F8"/>
    <w:rsid w:val="00ED444A"/>
    <w:rsid w:val="00ED6028"/>
    <w:rsid w:val="00ED78D1"/>
    <w:rsid w:val="00EE09A6"/>
    <w:rsid w:val="00EE2BA0"/>
    <w:rsid w:val="00EE7DB1"/>
    <w:rsid w:val="00EE7DC2"/>
    <w:rsid w:val="00EF0031"/>
    <w:rsid w:val="00EF133D"/>
    <w:rsid w:val="00EF1EA9"/>
    <w:rsid w:val="00EF2BAC"/>
    <w:rsid w:val="00F01C5F"/>
    <w:rsid w:val="00F02274"/>
    <w:rsid w:val="00F022DC"/>
    <w:rsid w:val="00F105B2"/>
    <w:rsid w:val="00F11942"/>
    <w:rsid w:val="00F131F9"/>
    <w:rsid w:val="00F1443B"/>
    <w:rsid w:val="00F153C8"/>
    <w:rsid w:val="00F15FEA"/>
    <w:rsid w:val="00F17403"/>
    <w:rsid w:val="00F21C7B"/>
    <w:rsid w:val="00F21FD9"/>
    <w:rsid w:val="00F222EB"/>
    <w:rsid w:val="00F2330B"/>
    <w:rsid w:val="00F25EE9"/>
    <w:rsid w:val="00F2766E"/>
    <w:rsid w:val="00F342E1"/>
    <w:rsid w:val="00F4175A"/>
    <w:rsid w:val="00F44D66"/>
    <w:rsid w:val="00F5118C"/>
    <w:rsid w:val="00F55314"/>
    <w:rsid w:val="00F638FC"/>
    <w:rsid w:val="00F658E1"/>
    <w:rsid w:val="00F67212"/>
    <w:rsid w:val="00F67742"/>
    <w:rsid w:val="00F73C21"/>
    <w:rsid w:val="00F73C3D"/>
    <w:rsid w:val="00F771F2"/>
    <w:rsid w:val="00F818AF"/>
    <w:rsid w:val="00F81FAB"/>
    <w:rsid w:val="00F82B60"/>
    <w:rsid w:val="00F83D6D"/>
    <w:rsid w:val="00F860C7"/>
    <w:rsid w:val="00F907B4"/>
    <w:rsid w:val="00F942F3"/>
    <w:rsid w:val="00F94434"/>
    <w:rsid w:val="00FA0AD2"/>
    <w:rsid w:val="00FA3787"/>
    <w:rsid w:val="00FA43CE"/>
    <w:rsid w:val="00FA48B8"/>
    <w:rsid w:val="00FA4CA5"/>
    <w:rsid w:val="00FA5A04"/>
    <w:rsid w:val="00FA6247"/>
    <w:rsid w:val="00FB363A"/>
    <w:rsid w:val="00FB3F33"/>
    <w:rsid w:val="00FB62A5"/>
    <w:rsid w:val="00FB6562"/>
    <w:rsid w:val="00FB6630"/>
    <w:rsid w:val="00FB6A10"/>
    <w:rsid w:val="00FB77B8"/>
    <w:rsid w:val="00FB7D10"/>
    <w:rsid w:val="00FC278A"/>
    <w:rsid w:val="00FC2CA6"/>
    <w:rsid w:val="00FC3CE6"/>
    <w:rsid w:val="00FC6FAE"/>
    <w:rsid w:val="00FD1A0B"/>
    <w:rsid w:val="00FD5B5E"/>
    <w:rsid w:val="00FD6495"/>
    <w:rsid w:val="00FE69A6"/>
    <w:rsid w:val="00FE6D03"/>
    <w:rsid w:val="00FF1D8D"/>
    <w:rsid w:val="00FF1DA6"/>
    <w:rsid w:val="00FF2C2E"/>
    <w:rsid w:val="00FF3967"/>
    <w:rsid w:val="00FF4D87"/>
    <w:rsid w:val="00FF7AEE"/>
    <w:rsid w:val="0192AE53"/>
    <w:rsid w:val="01CEA848"/>
    <w:rsid w:val="021A00C6"/>
    <w:rsid w:val="043CCB75"/>
    <w:rsid w:val="054FAEE7"/>
    <w:rsid w:val="055C1F19"/>
    <w:rsid w:val="06F18E8E"/>
    <w:rsid w:val="0D934C16"/>
    <w:rsid w:val="0E271D49"/>
    <w:rsid w:val="0E58FD6A"/>
    <w:rsid w:val="0EAD2C2B"/>
    <w:rsid w:val="0EEF7BB6"/>
    <w:rsid w:val="11612F59"/>
    <w:rsid w:val="133DE3A3"/>
    <w:rsid w:val="133F1916"/>
    <w:rsid w:val="13C24CCC"/>
    <w:rsid w:val="1441C4B5"/>
    <w:rsid w:val="16601A2E"/>
    <w:rsid w:val="16C33EC7"/>
    <w:rsid w:val="1835D13E"/>
    <w:rsid w:val="1A5EF6B6"/>
    <w:rsid w:val="1DD1BD54"/>
    <w:rsid w:val="1E60C551"/>
    <w:rsid w:val="2135CB9F"/>
    <w:rsid w:val="222C6BF9"/>
    <w:rsid w:val="22874E04"/>
    <w:rsid w:val="2486DDAA"/>
    <w:rsid w:val="25B510D1"/>
    <w:rsid w:val="26013615"/>
    <w:rsid w:val="26A18F71"/>
    <w:rsid w:val="28FC57F2"/>
    <w:rsid w:val="29990F91"/>
    <w:rsid w:val="29A10DE4"/>
    <w:rsid w:val="2B483602"/>
    <w:rsid w:val="2C4ACEA8"/>
    <w:rsid w:val="2C866561"/>
    <w:rsid w:val="2CBEE5E1"/>
    <w:rsid w:val="2D5A6AC4"/>
    <w:rsid w:val="2DB42467"/>
    <w:rsid w:val="2E3CC559"/>
    <w:rsid w:val="2EE31690"/>
    <w:rsid w:val="30247079"/>
    <w:rsid w:val="30294974"/>
    <w:rsid w:val="30FBCAD7"/>
    <w:rsid w:val="31B05EBC"/>
    <w:rsid w:val="31C8CC86"/>
    <w:rsid w:val="327F630E"/>
    <w:rsid w:val="333F8073"/>
    <w:rsid w:val="33ABDD88"/>
    <w:rsid w:val="33BDED0F"/>
    <w:rsid w:val="34BD0A61"/>
    <w:rsid w:val="34E1C977"/>
    <w:rsid w:val="36076508"/>
    <w:rsid w:val="3685D355"/>
    <w:rsid w:val="36C757C6"/>
    <w:rsid w:val="38006CE5"/>
    <w:rsid w:val="380DC8C5"/>
    <w:rsid w:val="3844BA80"/>
    <w:rsid w:val="38DA79D8"/>
    <w:rsid w:val="3B1CED7D"/>
    <w:rsid w:val="3D8A6FC0"/>
    <w:rsid w:val="3DEFF154"/>
    <w:rsid w:val="3E1A7CAC"/>
    <w:rsid w:val="400306A9"/>
    <w:rsid w:val="401163EC"/>
    <w:rsid w:val="41255F7C"/>
    <w:rsid w:val="41532A29"/>
    <w:rsid w:val="429E9E97"/>
    <w:rsid w:val="435FCA4B"/>
    <w:rsid w:val="457ED907"/>
    <w:rsid w:val="488A168A"/>
    <w:rsid w:val="4969C709"/>
    <w:rsid w:val="4A8D00CF"/>
    <w:rsid w:val="4EACE870"/>
    <w:rsid w:val="4FC507BE"/>
    <w:rsid w:val="4FD7D80E"/>
    <w:rsid w:val="5044D5EA"/>
    <w:rsid w:val="507C71EA"/>
    <w:rsid w:val="50BBC8F5"/>
    <w:rsid w:val="50DCDCBF"/>
    <w:rsid w:val="512B473E"/>
    <w:rsid w:val="5135249E"/>
    <w:rsid w:val="51DDAAF4"/>
    <w:rsid w:val="5357802B"/>
    <w:rsid w:val="53AAB7EF"/>
    <w:rsid w:val="53B487FD"/>
    <w:rsid w:val="54705754"/>
    <w:rsid w:val="5498C251"/>
    <w:rsid w:val="55637659"/>
    <w:rsid w:val="56D211BE"/>
    <w:rsid w:val="56EF87C4"/>
    <w:rsid w:val="57037D4B"/>
    <w:rsid w:val="58270CF6"/>
    <w:rsid w:val="5880468F"/>
    <w:rsid w:val="5C88E74F"/>
    <w:rsid w:val="5CB6E656"/>
    <w:rsid w:val="5CBDC4C6"/>
    <w:rsid w:val="5F4CE564"/>
    <w:rsid w:val="5F93D802"/>
    <w:rsid w:val="5FABEFDF"/>
    <w:rsid w:val="5FFF242E"/>
    <w:rsid w:val="608D10A0"/>
    <w:rsid w:val="61908135"/>
    <w:rsid w:val="635B3D01"/>
    <w:rsid w:val="641AC444"/>
    <w:rsid w:val="64D3DF0A"/>
    <w:rsid w:val="677A5DAE"/>
    <w:rsid w:val="677CC85D"/>
    <w:rsid w:val="6A09DE40"/>
    <w:rsid w:val="6A2C0C4F"/>
    <w:rsid w:val="6C122DBD"/>
    <w:rsid w:val="6C4F7585"/>
    <w:rsid w:val="6C5E0D1C"/>
    <w:rsid w:val="6CBF075A"/>
    <w:rsid w:val="6DEC578B"/>
    <w:rsid w:val="6F44F103"/>
    <w:rsid w:val="6FFA0324"/>
    <w:rsid w:val="719D404C"/>
    <w:rsid w:val="71F85215"/>
    <w:rsid w:val="724BB3FE"/>
    <w:rsid w:val="732C89A9"/>
    <w:rsid w:val="734A5EA9"/>
    <w:rsid w:val="73519806"/>
    <w:rsid w:val="741991AE"/>
    <w:rsid w:val="745C260C"/>
    <w:rsid w:val="74913948"/>
    <w:rsid w:val="74A2FC76"/>
    <w:rsid w:val="75E21FDE"/>
    <w:rsid w:val="75EAE9D8"/>
    <w:rsid w:val="770BFB4C"/>
    <w:rsid w:val="791F10AC"/>
    <w:rsid w:val="7977E8AB"/>
    <w:rsid w:val="7AB1EDB4"/>
    <w:rsid w:val="7B67C871"/>
    <w:rsid w:val="7D210E12"/>
    <w:rsid w:val="7D94512A"/>
    <w:rsid w:val="7D948BBD"/>
    <w:rsid w:val="7DC86863"/>
    <w:rsid w:val="7F2EAC36"/>
    <w:rsid w:val="7FB6C047"/>
    <w:rsid w:val="7FF7AD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6561"/>
  <w15:chartTrackingRefBased/>
  <w15:docId w15:val="{465CD740-519B-4141-AB6E-27BF497B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rPr>
      <w:rFonts w:eastAsiaTheme="majorEastAsia" w:cstheme="majorBidi"/>
      <w:color w:val="374C80"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374C80"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374C80" w:themeColor="accent1" w:themeShade="BF"/>
    </w:rPr>
  </w:style>
  <w:style w:type="paragraph" w:styleId="IntenseQuote">
    <w:name w:val="Intense Quote"/>
    <w:basedOn w:val="Normal"/>
    <w:next w:val="Normal"/>
    <w:link w:val="IntenseQuoteChar"/>
    <w:uiPriority w:val="30"/>
    <w:qFormat/>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styleId="IntenseReference">
    <w:name w:val="Intense Reference"/>
    <w:basedOn w:val="DefaultParagraphFont"/>
    <w:uiPriority w:val="32"/>
    <w:qFormat/>
    <w:rPr>
      <w:b/>
      <w:bCs/>
      <w:smallCaps/>
      <w:color w:val="374C80" w:themeColor="accent1" w:themeShade="BF"/>
      <w:spacing w:val="5"/>
    </w:rPr>
  </w:style>
  <w:style w:type="paragraph" w:styleId="Footer">
    <w:name w:val="footer"/>
    <w:basedOn w:val="Normal"/>
    <w:link w:val="FooterChar"/>
    <w:uiPriority w:val="99"/>
    <w:unhideWhenUsed/>
    <w:rsid w:val="00572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813"/>
  </w:style>
  <w:style w:type="paragraph" w:styleId="ListParagraph">
    <w:name w:val="List Paragraph"/>
    <w:basedOn w:val="Normal"/>
    <w:uiPriority w:val="34"/>
    <w:qFormat/>
    <w:rsid w:val="791F10AC"/>
    <w:pPr>
      <w:ind w:left="720"/>
      <w:contextualSpacing/>
    </w:pPr>
  </w:style>
  <w:style w:type="paragraph" w:styleId="Header">
    <w:name w:val="header"/>
    <w:basedOn w:val="Normal"/>
    <w:link w:val="HeaderChar"/>
    <w:uiPriority w:val="99"/>
    <w:semiHidden/>
    <w:unhideWhenUsed/>
    <w:rsid w:val="00FB6A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A10"/>
  </w:style>
  <w:style w:type="character" w:styleId="CommentReference">
    <w:name w:val="annotation reference"/>
    <w:basedOn w:val="DefaultParagraphFont"/>
    <w:uiPriority w:val="99"/>
    <w:semiHidden/>
    <w:unhideWhenUsed/>
    <w:rsid w:val="00F222EB"/>
    <w:rPr>
      <w:sz w:val="16"/>
      <w:szCs w:val="16"/>
    </w:rPr>
  </w:style>
  <w:style w:type="paragraph" w:styleId="CommentText">
    <w:name w:val="annotation text"/>
    <w:basedOn w:val="Normal"/>
    <w:link w:val="CommentTextChar"/>
    <w:uiPriority w:val="99"/>
    <w:unhideWhenUsed/>
    <w:rsid w:val="00F222EB"/>
    <w:pPr>
      <w:spacing w:line="240" w:lineRule="auto"/>
    </w:pPr>
    <w:rPr>
      <w:sz w:val="20"/>
      <w:szCs w:val="20"/>
    </w:rPr>
  </w:style>
  <w:style w:type="character" w:customStyle="1" w:styleId="CommentTextChar">
    <w:name w:val="Comment Text Char"/>
    <w:basedOn w:val="DefaultParagraphFont"/>
    <w:link w:val="CommentText"/>
    <w:uiPriority w:val="99"/>
    <w:rsid w:val="00F222EB"/>
    <w:rPr>
      <w:sz w:val="20"/>
      <w:szCs w:val="20"/>
    </w:rPr>
  </w:style>
  <w:style w:type="paragraph" w:styleId="CommentSubject">
    <w:name w:val="annotation subject"/>
    <w:basedOn w:val="CommentText"/>
    <w:next w:val="CommentText"/>
    <w:link w:val="CommentSubjectChar"/>
    <w:uiPriority w:val="99"/>
    <w:semiHidden/>
    <w:unhideWhenUsed/>
    <w:rsid w:val="00F222EB"/>
    <w:rPr>
      <w:b/>
      <w:bCs/>
    </w:rPr>
  </w:style>
  <w:style w:type="character" w:customStyle="1" w:styleId="CommentSubjectChar">
    <w:name w:val="Comment Subject Char"/>
    <w:basedOn w:val="CommentTextChar"/>
    <w:link w:val="CommentSubject"/>
    <w:uiPriority w:val="99"/>
    <w:semiHidden/>
    <w:rsid w:val="00F222EB"/>
    <w:rPr>
      <w:b/>
      <w:bCs/>
      <w:sz w:val="20"/>
      <w:szCs w:val="20"/>
    </w:rPr>
  </w:style>
  <w:style w:type="character" w:styleId="Mention">
    <w:name w:val="Mention"/>
    <w:basedOn w:val="DefaultParagraphFont"/>
    <w:uiPriority w:val="99"/>
    <w:unhideWhenUsed/>
    <w:rsid w:val="00F222EB"/>
    <w:rPr>
      <w:color w:val="2B579A"/>
      <w:shd w:val="clear" w:color="auto" w:fill="E1DFDD"/>
    </w:rPr>
  </w:style>
  <w:style w:type="table" w:styleId="TableGrid">
    <w:name w:val="Table Grid"/>
    <w:basedOn w:val="TableNormal"/>
    <w:uiPriority w:val="39"/>
    <w:rsid w:val="009D2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E2908"/>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ListTable4-Accent6">
    <w:name w:val="List Table 4 Accent 6"/>
    <w:basedOn w:val="TableNormal"/>
    <w:uiPriority w:val="49"/>
    <w:rsid w:val="005E2908"/>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4-Accent5">
    <w:name w:val="List Table 4 Accent 5"/>
    <w:basedOn w:val="TableNormal"/>
    <w:uiPriority w:val="49"/>
    <w:rsid w:val="00DB76A0"/>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2">
    <w:name w:val="List Table 4 Accent 2"/>
    <w:basedOn w:val="TableNormal"/>
    <w:uiPriority w:val="49"/>
    <w:rsid w:val="00DB76A0"/>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1">
    <w:name w:val="List Table 4 Accent 1"/>
    <w:basedOn w:val="TableNormal"/>
    <w:uiPriority w:val="49"/>
    <w:rsid w:val="00DB76A0"/>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
    <w:name w:val="List Table 4"/>
    <w:basedOn w:val="TableNormal"/>
    <w:uiPriority w:val="49"/>
    <w:rsid w:val="00DB76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D21A2B"/>
    <w:pPr>
      <w:spacing w:after="100"/>
    </w:pPr>
  </w:style>
  <w:style w:type="paragraph" w:styleId="TOC2">
    <w:name w:val="toc 2"/>
    <w:basedOn w:val="Normal"/>
    <w:next w:val="Normal"/>
    <w:autoRedefine/>
    <w:uiPriority w:val="39"/>
    <w:unhideWhenUsed/>
    <w:rsid w:val="00D21A2B"/>
    <w:pPr>
      <w:spacing w:after="100"/>
      <w:ind w:left="240"/>
    </w:pPr>
  </w:style>
  <w:style w:type="paragraph" w:styleId="TOC3">
    <w:name w:val="toc 3"/>
    <w:basedOn w:val="Normal"/>
    <w:next w:val="Normal"/>
    <w:autoRedefine/>
    <w:uiPriority w:val="39"/>
    <w:unhideWhenUsed/>
    <w:rsid w:val="00D21A2B"/>
    <w:pPr>
      <w:spacing w:after="100"/>
      <w:ind w:left="480"/>
    </w:pPr>
  </w:style>
  <w:style w:type="character" w:styleId="Hyperlink">
    <w:name w:val="Hyperlink"/>
    <w:basedOn w:val="DefaultParagraphFont"/>
    <w:uiPriority w:val="99"/>
    <w:unhideWhenUsed/>
    <w:rsid w:val="00D21A2B"/>
    <w:rPr>
      <w:color w:val="9454C3" w:themeColor="hyperlink"/>
      <w:u w:val="single"/>
    </w:rPr>
  </w:style>
  <w:style w:type="paragraph" w:styleId="Revision">
    <w:name w:val="Revision"/>
    <w:hidden/>
    <w:uiPriority w:val="99"/>
    <w:semiHidden/>
    <w:rsid w:val="00914D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diagramQuickStyle" Target="diagrams/quickStyle2.xml"/><Relationship Id="rId39" Type="http://schemas.openxmlformats.org/officeDocument/2006/relationships/image" Target="media/image2.png"/><Relationship Id="rId21" Type="http://schemas.openxmlformats.org/officeDocument/2006/relationships/diagramQuickStyle" Target="diagrams/quickStyle1.xml"/><Relationship Id="rId34" Type="http://schemas.openxmlformats.org/officeDocument/2006/relationships/diagramData" Target="diagrams/data4.xml"/><Relationship Id="rId42" Type="http://schemas.openxmlformats.org/officeDocument/2006/relationships/image" Target="media/image5.png"/><Relationship Id="rId47" Type="http://schemas.openxmlformats.org/officeDocument/2006/relationships/diagramQuickStyle" Target="diagrams/quickStyle5.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diagramData" Target="diagrams/data3.xml"/><Relationship Id="rId11" Type="http://schemas.openxmlformats.org/officeDocument/2006/relationships/image" Target="media/image1.jpeg"/><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image" Target="media/image3.png"/><Relationship Id="rId45" Type="http://schemas.openxmlformats.org/officeDocument/2006/relationships/diagramData" Target="diagrams/data5.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diagramQuickStyle" Target="diagrams/quickStyle4.xml"/><Relationship Id="rId49" Type="http://schemas.microsoft.com/office/2007/relationships/diagramDrawing" Target="diagrams/drawing5.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diagramQuickStyle" Target="diagrams/quickStyle3.xml"/><Relationship Id="rId44" Type="http://schemas.openxmlformats.org/officeDocument/2006/relationships/image" Target="media/image7.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openxmlformats.org/officeDocument/2006/relationships/image" Target="media/image6.png"/><Relationship Id="rId48" Type="http://schemas.openxmlformats.org/officeDocument/2006/relationships/diagramColors" Target="diagrams/colors5.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diagramLayout" Target="diagrams/layout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Layout" Target="diagrams/layout5.xml"/><Relationship Id="rId20" Type="http://schemas.openxmlformats.org/officeDocument/2006/relationships/diagramLayout" Target="diagrams/layout1.xm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083CC2B-FABA-4254-B8F8-23969BD21C38}" type="doc">
      <dgm:prSet loTypeId="urn:microsoft.com/office/officeart/2005/8/layout/chevronAccent+Icon" loCatId="officeonline" qsTypeId="urn:microsoft.com/office/officeart/2005/8/quickstyle/simple1" qsCatId="simple" csTypeId="urn:microsoft.com/office/officeart/2005/8/colors/accent1_2" csCatId="accent1" phldr="1"/>
      <dgm:spPr/>
    </dgm:pt>
    <dgm:pt modelId="{27C4911B-9F05-4D99-97B5-7462EFA793F2}">
      <dgm:prSet custT="1"/>
      <dgm:spPr/>
      <dgm:t>
        <a:bodyPr/>
        <a:lstStyle/>
        <a:p>
          <a:pPr>
            <a:spcAft>
              <a:spcPts val="0"/>
            </a:spcAft>
            <a:buFont typeface="Symbol" panose="05050102010706020507" pitchFamily="18" charset="2"/>
            <a:buChar char=""/>
          </a:pPr>
          <a:r>
            <a:rPr lang="en-GB" sz="800" b="1"/>
            <a:t>PHASE 1</a:t>
          </a:r>
        </a:p>
        <a:p>
          <a:pPr>
            <a:spcAft>
              <a:spcPts val="0"/>
            </a:spcAft>
            <a:buFont typeface="Symbol" panose="05050102010706020507" pitchFamily="18" charset="2"/>
            <a:buChar char=""/>
          </a:pPr>
          <a:r>
            <a:rPr lang="en-GB" sz="900" i="1"/>
            <a:t>4 weeks</a:t>
          </a:r>
        </a:p>
        <a:p>
          <a:pPr>
            <a:spcAft>
              <a:spcPts val="0"/>
            </a:spcAft>
            <a:buFont typeface="Symbol" panose="05050102010706020507" pitchFamily="18" charset="2"/>
            <a:buChar char=""/>
          </a:pPr>
          <a:r>
            <a:rPr lang="en-GB" sz="900"/>
            <a:t>Agree scope </a:t>
          </a:r>
        </a:p>
        <a:p>
          <a:pPr>
            <a:spcAft>
              <a:spcPts val="0"/>
            </a:spcAft>
            <a:buFont typeface="Symbol" panose="05050102010706020507" pitchFamily="18" charset="2"/>
            <a:buChar char=""/>
          </a:pPr>
          <a:r>
            <a:rPr lang="en-GB" sz="900"/>
            <a:t>Priorities </a:t>
          </a:r>
        </a:p>
      </dgm:t>
    </dgm:pt>
    <dgm:pt modelId="{28A1A477-83FF-48F6-9850-0F30FFC87313}" type="parTrans" cxnId="{7E49C87E-7826-438B-8835-5EAC73345915}">
      <dgm:prSet/>
      <dgm:spPr/>
      <dgm:t>
        <a:bodyPr/>
        <a:lstStyle/>
        <a:p>
          <a:endParaRPr lang="en-GB"/>
        </a:p>
      </dgm:t>
    </dgm:pt>
    <dgm:pt modelId="{8A54504A-11A6-4C86-A4D3-D4B198F0B75C}" type="sibTrans" cxnId="{7E49C87E-7826-438B-8835-5EAC73345915}">
      <dgm:prSet/>
      <dgm:spPr/>
      <dgm:t>
        <a:bodyPr/>
        <a:lstStyle/>
        <a:p>
          <a:endParaRPr lang="en-GB"/>
        </a:p>
      </dgm:t>
    </dgm:pt>
    <dgm:pt modelId="{76322164-4A2F-49A7-9D89-63EC57C3FC47}">
      <dgm:prSet/>
      <dgm:spPr/>
      <dgm:t>
        <a:bodyPr/>
        <a:lstStyle/>
        <a:p>
          <a:pPr>
            <a:buFont typeface="Symbol" panose="05050102010706020507" pitchFamily="18" charset="2"/>
            <a:buChar char=""/>
          </a:pPr>
          <a:r>
            <a:rPr lang="en-GB" b="1"/>
            <a:t>PHASE 2</a:t>
          </a:r>
        </a:p>
        <a:p>
          <a:pPr>
            <a:buFont typeface="Symbol" panose="05050102010706020507" pitchFamily="18" charset="2"/>
            <a:buChar char=""/>
          </a:pPr>
          <a:r>
            <a:rPr lang="en-GB" i="1"/>
            <a:t>3 weeks</a:t>
          </a:r>
        </a:p>
        <a:p>
          <a:pPr>
            <a:buFont typeface="Symbol" panose="05050102010706020507" pitchFamily="18" charset="2"/>
            <a:buChar char=""/>
          </a:pPr>
          <a:r>
            <a:rPr lang="en-GB"/>
            <a:t>Write project plan</a:t>
          </a:r>
        </a:p>
        <a:p>
          <a:pPr>
            <a:buFont typeface="Symbol" panose="05050102010706020507" pitchFamily="18" charset="2"/>
            <a:buChar char=""/>
          </a:pPr>
          <a:r>
            <a:rPr lang="en-GB"/>
            <a:t>Finalise budget</a:t>
          </a:r>
        </a:p>
      </dgm:t>
    </dgm:pt>
    <dgm:pt modelId="{851C70F6-F476-4F9F-9443-9A4B3BBE2E16}" type="parTrans" cxnId="{05F533CA-41E8-49B1-885B-5F029691AD74}">
      <dgm:prSet/>
      <dgm:spPr/>
      <dgm:t>
        <a:bodyPr/>
        <a:lstStyle/>
        <a:p>
          <a:endParaRPr lang="en-GB"/>
        </a:p>
      </dgm:t>
    </dgm:pt>
    <dgm:pt modelId="{89D565A8-F7B8-4233-AE37-8B9CD75442EE}" type="sibTrans" cxnId="{05F533CA-41E8-49B1-885B-5F029691AD74}">
      <dgm:prSet/>
      <dgm:spPr/>
      <dgm:t>
        <a:bodyPr/>
        <a:lstStyle/>
        <a:p>
          <a:endParaRPr lang="en-GB"/>
        </a:p>
      </dgm:t>
    </dgm:pt>
    <dgm:pt modelId="{E6AF3035-D46D-48A2-A77C-E917891FC1B6}">
      <dgm:prSet/>
      <dgm:spPr/>
      <dgm:t>
        <a:bodyPr/>
        <a:lstStyle/>
        <a:p>
          <a:pPr>
            <a:buFont typeface="Symbol" panose="05050102010706020507" pitchFamily="18" charset="2"/>
            <a:buChar char=""/>
          </a:pPr>
          <a:r>
            <a:rPr lang="en-GB" b="1"/>
            <a:t>PHASE 3</a:t>
          </a:r>
        </a:p>
        <a:p>
          <a:pPr>
            <a:buFont typeface="Symbol" panose="05050102010706020507" pitchFamily="18" charset="2"/>
            <a:buChar char=""/>
          </a:pPr>
          <a:r>
            <a:rPr lang="en-GB" i="1"/>
            <a:t>TBC 6 months?</a:t>
          </a:r>
        </a:p>
        <a:p>
          <a:pPr>
            <a:buFont typeface="Symbol" panose="05050102010706020507" pitchFamily="18" charset="2"/>
            <a:buChar char=""/>
          </a:pPr>
          <a:r>
            <a:rPr lang="en-GB"/>
            <a:t>Deliver project plan</a:t>
          </a:r>
        </a:p>
      </dgm:t>
    </dgm:pt>
    <dgm:pt modelId="{8A70F987-AF65-4FD4-9100-76D02ED1D6CD}" type="parTrans" cxnId="{98A93F13-B206-45EB-851C-B7A2337C4571}">
      <dgm:prSet/>
      <dgm:spPr/>
      <dgm:t>
        <a:bodyPr/>
        <a:lstStyle/>
        <a:p>
          <a:endParaRPr lang="en-GB"/>
        </a:p>
      </dgm:t>
    </dgm:pt>
    <dgm:pt modelId="{5D98D900-98AF-459E-9D72-4A36D39514FC}" type="sibTrans" cxnId="{98A93F13-B206-45EB-851C-B7A2337C4571}">
      <dgm:prSet/>
      <dgm:spPr/>
      <dgm:t>
        <a:bodyPr/>
        <a:lstStyle/>
        <a:p>
          <a:endParaRPr lang="en-GB"/>
        </a:p>
      </dgm:t>
    </dgm:pt>
    <dgm:pt modelId="{877D2429-0DC9-46B5-8BE1-699D8D32562F}" type="pres">
      <dgm:prSet presAssocID="{F083CC2B-FABA-4254-B8F8-23969BD21C38}" presName="Name0" presStyleCnt="0">
        <dgm:presLayoutVars>
          <dgm:dir/>
          <dgm:resizeHandles val="exact"/>
        </dgm:presLayoutVars>
      </dgm:prSet>
      <dgm:spPr/>
    </dgm:pt>
    <dgm:pt modelId="{C90EFFA5-76C4-474F-AE22-165B6A3E001C}" type="pres">
      <dgm:prSet presAssocID="{27C4911B-9F05-4D99-97B5-7462EFA793F2}" presName="composite" presStyleCnt="0"/>
      <dgm:spPr/>
    </dgm:pt>
    <dgm:pt modelId="{BA5AC97B-912A-4B6E-8953-6C5F2A6ABF8C}" type="pres">
      <dgm:prSet presAssocID="{27C4911B-9F05-4D99-97B5-7462EFA793F2}" presName="bgChev" presStyleLbl="node1" presStyleIdx="0" presStyleCnt="3"/>
      <dgm:spPr/>
    </dgm:pt>
    <dgm:pt modelId="{D72292F1-16E1-4D4B-8B79-E1DB7612BD04}" type="pres">
      <dgm:prSet presAssocID="{27C4911B-9F05-4D99-97B5-7462EFA793F2}" presName="txNode" presStyleLbl="fgAcc1" presStyleIdx="0" presStyleCnt="3">
        <dgm:presLayoutVars>
          <dgm:bulletEnabled val="1"/>
        </dgm:presLayoutVars>
      </dgm:prSet>
      <dgm:spPr/>
    </dgm:pt>
    <dgm:pt modelId="{A2A30351-C022-43FD-8757-7556701AC95B}" type="pres">
      <dgm:prSet presAssocID="{8A54504A-11A6-4C86-A4D3-D4B198F0B75C}" presName="compositeSpace" presStyleCnt="0"/>
      <dgm:spPr/>
    </dgm:pt>
    <dgm:pt modelId="{4A325F7E-11AA-4B4F-BED4-71BD65E9A7B8}" type="pres">
      <dgm:prSet presAssocID="{76322164-4A2F-49A7-9D89-63EC57C3FC47}" presName="composite" presStyleCnt="0"/>
      <dgm:spPr/>
    </dgm:pt>
    <dgm:pt modelId="{0222A605-965F-4E0C-840D-5300CF716B1A}" type="pres">
      <dgm:prSet presAssocID="{76322164-4A2F-49A7-9D89-63EC57C3FC47}" presName="bgChev" presStyleLbl="node1" presStyleIdx="1" presStyleCnt="3"/>
      <dgm:spPr/>
    </dgm:pt>
    <dgm:pt modelId="{FA9A29AD-95CE-42B4-B53E-36C1BBD590DC}" type="pres">
      <dgm:prSet presAssocID="{76322164-4A2F-49A7-9D89-63EC57C3FC47}" presName="txNode" presStyleLbl="fgAcc1" presStyleIdx="1" presStyleCnt="3" custLinFactNeighborX="315" custLinFactNeighborY="1897">
        <dgm:presLayoutVars>
          <dgm:bulletEnabled val="1"/>
        </dgm:presLayoutVars>
      </dgm:prSet>
      <dgm:spPr/>
    </dgm:pt>
    <dgm:pt modelId="{FAC8049F-569C-4B49-AF88-918DCB212985}" type="pres">
      <dgm:prSet presAssocID="{89D565A8-F7B8-4233-AE37-8B9CD75442EE}" presName="compositeSpace" presStyleCnt="0"/>
      <dgm:spPr/>
    </dgm:pt>
    <dgm:pt modelId="{4340B201-032A-4791-8775-F7623B9E5D3A}" type="pres">
      <dgm:prSet presAssocID="{E6AF3035-D46D-48A2-A77C-E917891FC1B6}" presName="composite" presStyleCnt="0"/>
      <dgm:spPr/>
    </dgm:pt>
    <dgm:pt modelId="{C8EE57E7-358D-4736-B44E-430BA311934C}" type="pres">
      <dgm:prSet presAssocID="{E6AF3035-D46D-48A2-A77C-E917891FC1B6}" presName="bgChev" presStyleLbl="node1" presStyleIdx="2" presStyleCnt="3"/>
      <dgm:spPr/>
    </dgm:pt>
    <dgm:pt modelId="{D9297392-4FCD-4261-9AAC-B78F63737B56}" type="pres">
      <dgm:prSet presAssocID="{E6AF3035-D46D-48A2-A77C-E917891FC1B6}" presName="txNode" presStyleLbl="fgAcc1" presStyleIdx="2" presStyleCnt="3">
        <dgm:presLayoutVars>
          <dgm:bulletEnabled val="1"/>
        </dgm:presLayoutVars>
      </dgm:prSet>
      <dgm:spPr/>
    </dgm:pt>
  </dgm:ptLst>
  <dgm:cxnLst>
    <dgm:cxn modelId="{98A93F13-B206-45EB-851C-B7A2337C4571}" srcId="{F083CC2B-FABA-4254-B8F8-23969BD21C38}" destId="{E6AF3035-D46D-48A2-A77C-E917891FC1B6}" srcOrd="2" destOrd="0" parTransId="{8A70F987-AF65-4FD4-9100-76D02ED1D6CD}" sibTransId="{5D98D900-98AF-459E-9D72-4A36D39514FC}"/>
    <dgm:cxn modelId="{6404672E-5CBE-4D9E-B120-842555395DF0}" type="presOf" srcId="{27C4911B-9F05-4D99-97B5-7462EFA793F2}" destId="{D72292F1-16E1-4D4B-8B79-E1DB7612BD04}" srcOrd="0" destOrd="0" presId="urn:microsoft.com/office/officeart/2005/8/layout/chevronAccent+Icon"/>
    <dgm:cxn modelId="{AFBF162F-7336-443B-8FB0-2E92C341A9CE}" type="presOf" srcId="{76322164-4A2F-49A7-9D89-63EC57C3FC47}" destId="{FA9A29AD-95CE-42B4-B53E-36C1BBD590DC}" srcOrd="0" destOrd="0" presId="urn:microsoft.com/office/officeart/2005/8/layout/chevronAccent+Icon"/>
    <dgm:cxn modelId="{44388E79-576B-4E44-AA8D-3477024ACB48}" type="presOf" srcId="{F083CC2B-FABA-4254-B8F8-23969BD21C38}" destId="{877D2429-0DC9-46B5-8BE1-699D8D32562F}" srcOrd="0" destOrd="0" presId="urn:microsoft.com/office/officeart/2005/8/layout/chevronAccent+Icon"/>
    <dgm:cxn modelId="{7E49C87E-7826-438B-8835-5EAC73345915}" srcId="{F083CC2B-FABA-4254-B8F8-23969BD21C38}" destId="{27C4911B-9F05-4D99-97B5-7462EFA793F2}" srcOrd="0" destOrd="0" parTransId="{28A1A477-83FF-48F6-9850-0F30FFC87313}" sibTransId="{8A54504A-11A6-4C86-A4D3-D4B198F0B75C}"/>
    <dgm:cxn modelId="{DC3E8AAF-B1C7-4B27-BBE7-9F66C1F60D08}" type="presOf" srcId="{E6AF3035-D46D-48A2-A77C-E917891FC1B6}" destId="{D9297392-4FCD-4261-9AAC-B78F63737B56}" srcOrd="0" destOrd="0" presId="urn:microsoft.com/office/officeart/2005/8/layout/chevronAccent+Icon"/>
    <dgm:cxn modelId="{05F533CA-41E8-49B1-885B-5F029691AD74}" srcId="{F083CC2B-FABA-4254-B8F8-23969BD21C38}" destId="{76322164-4A2F-49A7-9D89-63EC57C3FC47}" srcOrd="1" destOrd="0" parTransId="{851C70F6-F476-4F9F-9443-9A4B3BBE2E16}" sibTransId="{89D565A8-F7B8-4233-AE37-8B9CD75442EE}"/>
    <dgm:cxn modelId="{13C24F83-DCCA-424E-8149-DD99794A76EB}" type="presParOf" srcId="{877D2429-0DC9-46B5-8BE1-699D8D32562F}" destId="{C90EFFA5-76C4-474F-AE22-165B6A3E001C}" srcOrd="0" destOrd="0" presId="urn:microsoft.com/office/officeart/2005/8/layout/chevronAccent+Icon"/>
    <dgm:cxn modelId="{44F2B028-091F-4AFF-99A8-6B3EE37847E3}" type="presParOf" srcId="{C90EFFA5-76C4-474F-AE22-165B6A3E001C}" destId="{BA5AC97B-912A-4B6E-8953-6C5F2A6ABF8C}" srcOrd="0" destOrd="0" presId="urn:microsoft.com/office/officeart/2005/8/layout/chevronAccent+Icon"/>
    <dgm:cxn modelId="{616D1EB2-23E9-41CD-B842-CD38396AF1D6}" type="presParOf" srcId="{C90EFFA5-76C4-474F-AE22-165B6A3E001C}" destId="{D72292F1-16E1-4D4B-8B79-E1DB7612BD04}" srcOrd="1" destOrd="0" presId="urn:microsoft.com/office/officeart/2005/8/layout/chevronAccent+Icon"/>
    <dgm:cxn modelId="{B460A1E3-3C20-4EA7-90ED-DECE25E308E6}" type="presParOf" srcId="{877D2429-0DC9-46B5-8BE1-699D8D32562F}" destId="{A2A30351-C022-43FD-8757-7556701AC95B}" srcOrd="1" destOrd="0" presId="urn:microsoft.com/office/officeart/2005/8/layout/chevronAccent+Icon"/>
    <dgm:cxn modelId="{8B51A8B0-A7B0-487F-8AC2-6F7006BC5DE4}" type="presParOf" srcId="{877D2429-0DC9-46B5-8BE1-699D8D32562F}" destId="{4A325F7E-11AA-4B4F-BED4-71BD65E9A7B8}" srcOrd="2" destOrd="0" presId="urn:microsoft.com/office/officeart/2005/8/layout/chevronAccent+Icon"/>
    <dgm:cxn modelId="{555CB3BA-7645-452C-9DFD-B89BD9770B47}" type="presParOf" srcId="{4A325F7E-11AA-4B4F-BED4-71BD65E9A7B8}" destId="{0222A605-965F-4E0C-840D-5300CF716B1A}" srcOrd="0" destOrd="0" presId="urn:microsoft.com/office/officeart/2005/8/layout/chevronAccent+Icon"/>
    <dgm:cxn modelId="{2A084689-D60B-40EB-ACA4-000409E76DDB}" type="presParOf" srcId="{4A325F7E-11AA-4B4F-BED4-71BD65E9A7B8}" destId="{FA9A29AD-95CE-42B4-B53E-36C1BBD590DC}" srcOrd="1" destOrd="0" presId="urn:microsoft.com/office/officeart/2005/8/layout/chevronAccent+Icon"/>
    <dgm:cxn modelId="{841393EB-0188-4A56-B4B2-4841E954B662}" type="presParOf" srcId="{877D2429-0DC9-46B5-8BE1-699D8D32562F}" destId="{FAC8049F-569C-4B49-AF88-918DCB212985}" srcOrd="3" destOrd="0" presId="urn:microsoft.com/office/officeart/2005/8/layout/chevronAccent+Icon"/>
    <dgm:cxn modelId="{DB1A2549-4D04-40F7-80CA-0DB89653EE61}" type="presParOf" srcId="{877D2429-0DC9-46B5-8BE1-699D8D32562F}" destId="{4340B201-032A-4791-8775-F7623B9E5D3A}" srcOrd="4" destOrd="0" presId="urn:microsoft.com/office/officeart/2005/8/layout/chevronAccent+Icon"/>
    <dgm:cxn modelId="{14A70DE1-B02D-4223-9EA8-912DE9DA9C96}" type="presParOf" srcId="{4340B201-032A-4791-8775-F7623B9E5D3A}" destId="{C8EE57E7-358D-4736-B44E-430BA311934C}" srcOrd="0" destOrd="0" presId="urn:microsoft.com/office/officeart/2005/8/layout/chevronAccent+Icon"/>
    <dgm:cxn modelId="{10F92EE8-DB89-4465-8F51-CAB07846700B}" type="presParOf" srcId="{4340B201-032A-4791-8775-F7623B9E5D3A}" destId="{D9297392-4FCD-4261-9AAC-B78F63737B56}" srcOrd="1" destOrd="0" presId="urn:microsoft.com/office/officeart/2005/8/layout/chevronAccent+Icon"/>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907" y="106450"/>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Discover</a:t>
          </a:r>
        </a:p>
      </dsp:txBody>
      <dsp:txXfrm>
        <a:off x="623567" y="208110"/>
        <a:ext cx="490859" cy="490859"/>
      </dsp:txXfrm>
    </dsp:sp>
    <dsp:sp modelId="{39E130A9-5542-4250-97DF-C6ABC3002A28}">
      <dsp:nvSpPr>
        <dsp:cNvPr id="0" name=""/>
        <dsp:cNvSpPr/>
      </dsp:nvSpPr>
      <dsp:spPr>
        <a:xfrm rot="3600000">
          <a:off x="1034692" y="783517"/>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048560" y="806355"/>
        <a:ext cx="129429" cy="140571"/>
      </dsp:txXfrm>
    </dsp:sp>
    <dsp:sp modelId="{C7B82EC5-57FD-4DFB-8692-E1B0E88F2C12}">
      <dsp:nvSpPr>
        <dsp:cNvPr id="0" name=""/>
        <dsp:cNvSpPr/>
      </dsp:nvSpPr>
      <dsp:spPr>
        <a:xfrm>
          <a:off x="1043430"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Design</a:t>
          </a:r>
        </a:p>
      </dsp:txBody>
      <dsp:txXfrm>
        <a:off x="1145090" y="1111414"/>
        <a:ext cx="490859" cy="490859"/>
      </dsp:txXfrm>
    </dsp:sp>
    <dsp:sp modelId="{9536DA5D-ED3E-4A9F-8E64-D0881E7DD876}">
      <dsp:nvSpPr>
        <dsp:cNvPr id="0" name=""/>
        <dsp:cNvSpPr/>
      </dsp:nvSpPr>
      <dsp:spPr>
        <a:xfrm rot="10800000">
          <a:off x="781780" y="123970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837250" y="1286558"/>
        <a:ext cx="129429" cy="140571"/>
      </dsp:txXfrm>
    </dsp:sp>
    <dsp:sp modelId="{5BF0DE76-7FFE-4221-B598-8AAC4EF6CA6B}">
      <dsp:nvSpPr>
        <dsp:cNvPr id="0" name=""/>
        <dsp:cNvSpPr/>
      </dsp:nvSpPr>
      <dsp:spPr>
        <a:xfrm>
          <a:off x="384"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Deploy</a:t>
          </a:r>
        </a:p>
      </dsp:txBody>
      <dsp:txXfrm>
        <a:off x="102044" y="1111414"/>
        <a:ext cx="490859" cy="490859"/>
      </dsp:txXfrm>
    </dsp:sp>
    <dsp:sp modelId="{A22C3B70-622C-4056-8128-97C5098A1340}">
      <dsp:nvSpPr>
        <dsp:cNvPr id="0" name=""/>
        <dsp:cNvSpPr/>
      </dsp:nvSpPr>
      <dsp:spPr>
        <a:xfrm rot="18000000">
          <a:off x="513169" y="79258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527037" y="863457"/>
        <a:ext cx="129429" cy="1405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907" y="106450"/>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Discover</a:t>
          </a:r>
        </a:p>
      </dsp:txBody>
      <dsp:txXfrm>
        <a:off x="623567" y="208110"/>
        <a:ext cx="490859" cy="490859"/>
      </dsp:txXfrm>
    </dsp:sp>
    <dsp:sp modelId="{39E130A9-5542-4250-97DF-C6ABC3002A28}">
      <dsp:nvSpPr>
        <dsp:cNvPr id="0" name=""/>
        <dsp:cNvSpPr/>
      </dsp:nvSpPr>
      <dsp:spPr>
        <a:xfrm rot="3600000">
          <a:off x="1034692" y="783517"/>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048560" y="806355"/>
        <a:ext cx="129429" cy="140571"/>
      </dsp:txXfrm>
    </dsp:sp>
    <dsp:sp modelId="{C7B82EC5-57FD-4DFB-8692-E1B0E88F2C12}">
      <dsp:nvSpPr>
        <dsp:cNvPr id="0" name=""/>
        <dsp:cNvSpPr/>
      </dsp:nvSpPr>
      <dsp:spPr>
        <a:xfrm>
          <a:off x="1043430"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Design</a:t>
          </a:r>
        </a:p>
      </dsp:txBody>
      <dsp:txXfrm>
        <a:off x="1145090" y="1111414"/>
        <a:ext cx="490859" cy="490859"/>
      </dsp:txXfrm>
    </dsp:sp>
    <dsp:sp modelId="{9536DA5D-ED3E-4A9F-8E64-D0881E7DD876}">
      <dsp:nvSpPr>
        <dsp:cNvPr id="0" name=""/>
        <dsp:cNvSpPr/>
      </dsp:nvSpPr>
      <dsp:spPr>
        <a:xfrm rot="10800000">
          <a:off x="781780" y="123970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837250" y="1286558"/>
        <a:ext cx="129429" cy="140571"/>
      </dsp:txXfrm>
    </dsp:sp>
    <dsp:sp modelId="{5BF0DE76-7FFE-4221-B598-8AAC4EF6CA6B}">
      <dsp:nvSpPr>
        <dsp:cNvPr id="0" name=""/>
        <dsp:cNvSpPr/>
      </dsp:nvSpPr>
      <dsp:spPr>
        <a:xfrm>
          <a:off x="384"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Deploy</a:t>
          </a:r>
        </a:p>
      </dsp:txBody>
      <dsp:txXfrm>
        <a:off x="102044" y="1111414"/>
        <a:ext cx="490859" cy="490859"/>
      </dsp:txXfrm>
    </dsp:sp>
    <dsp:sp modelId="{A22C3B70-622C-4056-8128-97C5098A1340}">
      <dsp:nvSpPr>
        <dsp:cNvPr id="0" name=""/>
        <dsp:cNvSpPr/>
      </dsp:nvSpPr>
      <dsp:spPr>
        <a:xfrm rot="18000000">
          <a:off x="513169" y="79258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527037" y="863457"/>
        <a:ext cx="129429" cy="1405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907" y="106450"/>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Discover</a:t>
          </a:r>
        </a:p>
      </dsp:txBody>
      <dsp:txXfrm>
        <a:off x="623567" y="208110"/>
        <a:ext cx="490859" cy="490859"/>
      </dsp:txXfrm>
    </dsp:sp>
    <dsp:sp modelId="{39E130A9-5542-4250-97DF-C6ABC3002A28}">
      <dsp:nvSpPr>
        <dsp:cNvPr id="0" name=""/>
        <dsp:cNvSpPr/>
      </dsp:nvSpPr>
      <dsp:spPr>
        <a:xfrm rot="3600000">
          <a:off x="1034692" y="783517"/>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048560" y="806355"/>
        <a:ext cx="129429" cy="140571"/>
      </dsp:txXfrm>
    </dsp:sp>
    <dsp:sp modelId="{C7B82EC5-57FD-4DFB-8692-E1B0E88F2C12}">
      <dsp:nvSpPr>
        <dsp:cNvPr id="0" name=""/>
        <dsp:cNvSpPr/>
      </dsp:nvSpPr>
      <dsp:spPr>
        <a:xfrm>
          <a:off x="1043430"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Design</a:t>
          </a:r>
        </a:p>
      </dsp:txBody>
      <dsp:txXfrm>
        <a:off x="1145090" y="1111414"/>
        <a:ext cx="490859" cy="490859"/>
      </dsp:txXfrm>
    </dsp:sp>
    <dsp:sp modelId="{9536DA5D-ED3E-4A9F-8E64-D0881E7DD876}">
      <dsp:nvSpPr>
        <dsp:cNvPr id="0" name=""/>
        <dsp:cNvSpPr/>
      </dsp:nvSpPr>
      <dsp:spPr>
        <a:xfrm rot="10800000">
          <a:off x="781780" y="123970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837250" y="1286558"/>
        <a:ext cx="129429" cy="140571"/>
      </dsp:txXfrm>
    </dsp:sp>
    <dsp:sp modelId="{5BF0DE76-7FFE-4221-B598-8AAC4EF6CA6B}">
      <dsp:nvSpPr>
        <dsp:cNvPr id="0" name=""/>
        <dsp:cNvSpPr/>
      </dsp:nvSpPr>
      <dsp:spPr>
        <a:xfrm>
          <a:off x="384"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Deploy</a:t>
          </a:r>
        </a:p>
      </dsp:txBody>
      <dsp:txXfrm>
        <a:off x="102044" y="1111414"/>
        <a:ext cx="490859" cy="490859"/>
      </dsp:txXfrm>
    </dsp:sp>
    <dsp:sp modelId="{A22C3B70-622C-4056-8128-97C5098A1340}">
      <dsp:nvSpPr>
        <dsp:cNvPr id="0" name=""/>
        <dsp:cNvSpPr/>
      </dsp:nvSpPr>
      <dsp:spPr>
        <a:xfrm rot="18000000">
          <a:off x="513169" y="79258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527037" y="863457"/>
        <a:ext cx="129429" cy="14057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907" y="106450"/>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Discover</a:t>
          </a:r>
        </a:p>
      </dsp:txBody>
      <dsp:txXfrm>
        <a:off x="623567" y="208110"/>
        <a:ext cx="490859" cy="490859"/>
      </dsp:txXfrm>
    </dsp:sp>
    <dsp:sp modelId="{39E130A9-5542-4250-97DF-C6ABC3002A28}">
      <dsp:nvSpPr>
        <dsp:cNvPr id="0" name=""/>
        <dsp:cNvSpPr/>
      </dsp:nvSpPr>
      <dsp:spPr>
        <a:xfrm rot="3600000">
          <a:off x="1034692" y="783517"/>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048560" y="806355"/>
        <a:ext cx="129429" cy="140571"/>
      </dsp:txXfrm>
    </dsp:sp>
    <dsp:sp modelId="{C7B82EC5-57FD-4DFB-8692-E1B0E88F2C12}">
      <dsp:nvSpPr>
        <dsp:cNvPr id="0" name=""/>
        <dsp:cNvSpPr/>
      </dsp:nvSpPr>
      <dsp:spPr>
        <a:xfrm>
          <a:off x="1043430"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Design</a:t>
          </a:r>
        </a:p>
      </dsp:txBody>
      <dsp:txXfrm>
        <a:off x="1145090" y="1111414"/>
        <a:ext cx="490859" cy="490859"/>
      </dsp:txXfrm>
    </dsp:sp>
    <dsp:sp modelId="{9536DA5D-ED3E-4A9F-8E64-D0881E7DD876}">
      <dsp:nvSpPr>
        <dsp:cNvPr id="0" name=""/>
        <dsp:cNvSpPr/>
      </dsp:nvSpPr>
      <dsp:spPr>
        <a:xfrm rot="10800000">
          <a:off x="781780" y="123970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837250" y="1286558"/>
        <a:ext cx="129429" cy="140571"/>
      </dsp:txXfrm>
    </dsp:sp>
    <dsp:sp modelId="{5BF0DE76-7FFE-4221-B598-8AAC4EF6CA6B}">
      <dsp:nvSpPr>
        <dsp:cNvPr id="0" name=""/>
        <dsp:cNvSpPr/>
      </dsp:nvSpPr>
      <dsp:spPr>
        <a:xfrm>
          <a:off x="384" y="1009754"/>
          <a:ext cx="694179" cy="6941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Deploy</a:t>
          </a:r>
        </a:p>
      </dsp:txBody>
      <dsp:txXfrm>
        <a:off x="102044" y="1111414"/>
        <a:ext cx="490859" cy="490859"/>
      </dsp:txXfrm>
    </dsp:sp>
    <dsp:sp modelId="{A22C3B70-622C-4056-8128-97C5098A1340}">
      <dsp:nvSpPr>
        <dsp:cNvPr id="0" name=""/>
        <dsp:cNvSpPr/>
      </dsp:nvSpPr>
      <dsp:spPr>
        <a:xfrm rot="18000000">
          <a:off x="513169" y="792581"/>
          <a:ext cx="184899" cy="234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527037" y="863457"/>
        <a:ext cx="129429" cy="14057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5AC97B-912A-4B6E-8953-6C5F2A6ABF8C}">
      <dsp:nvSpPr>
        <dsp:cNvPr id="0" name=""/>
        <dsp:cNvSpPr/>
      </dsp:nvSpPr>
      <dsp:spPr>
        <a:xfrm>
          <a:off x="772"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2292F1-16E1-4D4B-8B79-E1DB7612BD04}">
      <dsp:nvSpPr>
        <dsp:cNvPr id="0" name=""/>
        <dsp:cNvSpPr/>
      </dsp:nvSpPr>
      <dsp:spPr>
        <a:xfrm>
          <a:off x="518292" y="740798"/>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ts val="0"/>
            </a:spcAft>
            <a:buFont typeface="Symbol" panose="05050102010706020507" pitchFamily="18" charset="2"/>
            <a:buNone/>
          </a:pPr>
          <a:r>
            <a:rPr lang="en-GB" sz="800" b="1" kern="1200"/>
            <a:t>PHASE 1</a:t>
          </a:r>
        </a:p>
        <a:p>
          <a:pPr marL="0" lvl="0" indent="0" algn="ctr" defTabSz="355600">
            <a:lnSpc>
              <a:spcPct val="90000"/>
            </a:lnSpc>
            <a:spcBef>
              <a:spcPct val="0"/>
            </a:spcBef>
            <a:spcAft>
              <a:spcPts val="0"/>
            </a:spcAft>
            <a:buFont typeface="Symbol" panose="05050102010706020507" pitchFamily="18" charset="2"/>
            <a:buNone/>
          </a:pPr>
          <a:r>
            <a:rPr lang="en-GB" sz="900" i="1" kern="1200"/>
            <a:t>4 weeks</a:t>
          </a:r>
        </a:p>
        <a:p>
          <a:pPr marL="0" lvl="0" indent="0" algn="ctr" defTabSz="355600">
            <a:lnSpc>
              <a:spcPct val="90000"/>
            </a:lnSpc>
            <a:spcBef>
              <a:spcPct val="0"/>
            </a:spcBef>
            <a:spcAft>
              <a:spcPts val="0"/>
            </a:spcAft>
            <a:buFont typeface="Symbol" panose="05050102010706020507" pitchFamily="18" charset="2"/>
            <a:buNone/>
          </a:pPr>
          <a:r>
            <a:rPr lang="en-GB" sz="900" kern="1200"/>
            <a:t>Agree scope </a:t>
          </a:r>
        </a:p>
        <a:p>
          <a:pPr marL="0" lvl="0" indent="0" algn="ctr" defTabSz="355600">
            <a:lnSpc>
              <a:spcPct val="90000"/>
            </a:lnSpc>
            <a:spcBef>
              <a:spcPct val="0"/>
            </a:spcBef>
            <a:spcAft>
              <a:spcPts val="0"/>
            </a:spcAft>
            <a:buFont typeface="Symbol" panose="05050102010706020507" pitchFamily="18" charset="2"/>
            <a:buNone/>
          </a:pPr>
          <a:r>
            <a:rPr lang="en-GB" sz="900" kern="1200"/>
            <a:t>Priorities </a:t>
          </a:r>
        </a:p>
      </dsp:txBody>
      <dsp:txXfrm>
        <a:off x="540233" y="762739"/>
        <a:ext cx="1594931" cy="705228"/>
      </dsp:txXfrm>
    </dsp:sp>
    <dsp:sp modelId="{0222A605-965F-4E0C-840D-5300CF716B1A}">
      <dsp:nvSpPr>
        <dsp:cNvPr id="0" name=""/>
        <dsp:cNvSpPr/>
      </dsp:nvSpPr>
      <dsp:spPr>
        <a:xfrm>
          <a:off x="2217483"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9A29AD-95CE-42B4-B53E-36C1BBD590DC}">
      <dsp:nvSpPr>
        <dsp:cNvPr id="0" name=""/>
        <dsp:cNvSpPr/>
      </dsp:nvSpPr>
      <dsp:spPr>
        <a:xfrm>
          <a:off x="2740165" y="755009"/>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Symbol" panose="05050102010706020507" pitchFamily="18" charset="2"/>
            <a:buNone/>
          </a:pPr>
          <a:r>
            <a:rPr lang="en-GB" sz="800" b="1" kern="1200"/>
            <a:t>PHASE 2</a:t>
          </a:r>
        </a:p>
        <a:p>
          <a:pPr marL="0" lvl="0" indent="0" algn="ctr" defTabSz="355600">
            <a:lnSpc>
              <a:spcPct val="90000"/>
            </a:lnSpc>
            <a:spcBef>
              <a:spcPct val="0"/>
            </a:spcBef>
            <a:spcAft>
              <a:spcPct val="35000"/>
            </a:spcAft>
            <a:buFont typeface="Symbol" panose="05050102010706020507" pitchFamily="18" charset="2"/>
            <a:buNone/>
          </a:pPr>
          <a:r>
            <a:rPr lang="en-GB" sz="800" i="1" kern="1200"/>
            <a:t>3 weeks</a:t>
          </a:r>
        </a:p>
        <a:p>
          <a:pPr marL="0" lvl="0" indent="0" algn="ctr" defTabSz="355600">
            <a:lnSpc>
              <a:spcPct val="90000"/>
            </a:lnSpc>
            <a:spcBef>
              <a:spcPct val="0"/>
            </a:spcBef>
            <a:spcAft>
              <a:spcPct val="35000"/>
            </a:spcAft>
            <a:buFont typeface="Symbol" panose="05050102010706020507" pitchFamily="18" charset="2"/>
            <a:buNone/>
          </a:pPr>
          <a:r>
            <a:rPr lang="en-GB" sz="800" kern="1200"/>
            <a:t>Write project plan</a:t>
          </a:r>
        </a:p>
        <a:p>
          <a:pPr marL="0" lvl="0" indent="0" algn="ctr" defTabSz="355600">
            <a:lnSpc>
              <a:spcPct val="90000"/>
            </a:lnSpc>
            <a:spcBef>
              <a:spcPct val="0"/>
            </a:spcBef>
            <a:spcAft>
              <a:spcPct val="35000"/>
            </a:spcAft>
            <a:buFont typeface="Symbol" panose="05050102010706020507" pitchFamily="18" charset="2"/>
            <a:buNone/>
          </a:pPr>
          <a:r>
            <a:rPr lang="en-GB" sz="800" kern="1200"/>
            <a:t>Finalise budget</a:t>
          </a:r>
        </a:p>
      </dsp:txBody>
      <dsp:txXfrm>
        <a:off x="2762106" y="776950"/>
        <a:ext cx="1594931" cy="705228"/>
      </dsp:txXfrm>
    </dsp:sp>
    <dsp:sp modelId="{C8EE57E7-358D-4736-B44E-430BA311934C}">
      <dsp:nvSpPr>
        <dsp:cNvPr id="0" name=""/>
        <dsp:cNvSpPr/>
      </dsp:nvSpPr>
      <dsp:spPr>
        <a:xfrm>
          <a:off x="4434194"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297392-4FCD-4261-9AAC-B78F63737B56}">
      <dsp:nvSpPr>
        <dsp:cNvPr id="0" name=""/>
        <dsp:cNvSpPr/>
      </dsp:nvSpPr>
      <dsp:spPr>
        <a:xfrm>
          <a:off x="4951714" y="740798"/>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Symbol" panose="05050102010706020507" pitchFamily="18" charset="2"/>
            <a:buNone/>
          </a:pPr>
          <a:r>
            <a:rPr lang="en-GB" sz="800" b="1" kern="1200"/>
            <a:t>PHASE 3</a:t>
          </a:r>
        </a:p>
        <a:p>
          <a:pPr marL="0" lvl="0" indent="0" algn="ctr" defTabSz="355600">
            <a:lnSpc>
              <a:spcPct val="90000"/>
            </a:lnSpc>
            <a:spcBef>
              <a:spcPct val="0"/>
            </a:spcBef>
            <a:spcAft>
              <a:spcPct val="35000"/>
            </a:spcAft>
            <a:buFont typeface="Symbol" panose="05050102010706020507" pitchFamily="18" charset="2"/>
            <a:buNone/>
          </a:pPr>
          <a:r>
            <a:rPr lang="en-GB" sz="800" i="1" kern="1200"/>
            <a:t>TBC 6 months?</a:t>
          </a:r>
        </a:p>
        <a:p>
          <a:pPr marL="0" lvl="0" indent="0" algn="ctr" defTabSz="355600">
            <a:lnSpc>
              <a:spcPct val="90000"/>
            </a:lnSpc>
            <a:spcBef>
              <a:spcPct val="0"/>
            </a:spcBef>
            <a:spcAft>
              <a:spcPct val="35000"/>
            </a:spcAft>
            <a:buFont typeface="Symbol" panose="05050102010706020507" pitchFamily="18" charset="2"/>
            <a:buNone/>
          </a:pPr>
          <a:r>
            <a:rPr lang="en-GB" sz="800" kern="1200"/>
            <a:t>Deliver project plan</a:t>
          </a:r>
        </a:p>
      </dsp:txBody>
      <dsp:txXfrm>
        <a:off x="4973655" y="762739"/>
        <a:ext cx="1594931" cy="705228"/>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3C5AFA9F9D8E4BAC529AF6FBF213B9" ma:contentTypeVersion="14" ma:contentTypeDescription="Create a new document." ma:contentTypeScope="" ma:versionID="b248dd9eef700eb071619c4e74386bac">
  <xsd:schema xmlns:xsd="http://www.w3.org/2001/XMLSchema" xmlns:xs="http://www.w3.org/2001/XMLSchema" xmlns:p="http://schemas.microsoft.com/office/2006/metadata/properties" xmlns:ns2="5a18e9fb-fe8a-4794-ab96-bf9465308028" xmlns:ns3="27a1c5e1-2060-4235-b4da-a4ba32adc397" targetNamespace="http://schemas.microsoft.com/office/2006/metadata/properties" ma:root="true" ma:fieldsID="82db15afd800715abe9ba7c71b9efd42" ns2:_="" ns3:_="">
    <xsd:import namespace="5a18e9fb-fe8a-4794-ab96-bf9465308028"/>
    <xsd:import namespace="27a1c5e1-2060-4235-b4da-a4ba32adc3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8e9fb-fe8a-4794-ab96-bf9465308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f50c9d-bc8f-48ed-ba3c-7168a5cdc8d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a1c5e1-2060-4235-b4da-a4ba32adc3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8b63937-cea8-48ce-95c0-fbf93e9a39de}" ma:internalName="TaxCatchAll" ma:showField="CatchAllData" ma:web="27a1c5e1-2060-4235-b4da-a4ba32adc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7a1c5e1-2060-4235-b4da-a4ba32adc397" xsi:nil="true"/>
    <lcf76f155ced4ddcb4097134ff3c332f xmlns="5a18e9fb-fe8a-4794-ab96-bf9465308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4F34FE-AFFA-4396-9F44-EB4FE67BE59B}">
  <ds:schemaRefs>
    <ds:schemaRef ds:uri="http://schemas.microsoft.com/sharepoint/v3/contenttype/forms"/>
  </ds:schemaRefs>
</ds:datastoreItem>
</file>

<file path=customXml/itemProps2.xml><?xml version="1.0" encoding="utf-8"?>
<ds:datastoreItem xmlns:ds="http://schemas.openxmlformats.org/officeDocument/2006/customXml" ds:itemID="{113D45D1-7F33-49AC-991F-40FAFC6CC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8e9fb-fe8a-4794-ab96-bf9465308028"/>
    <ds:schemaRef ds:uri="27a1c5e1-2060-4235-b4da-a4ba32adc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68C94E-DADF-4ADF-92F4-839FEAF95404}">
  <ds:schemaRefs>
    <ds:schemaRef ds:uri="http://schemas.openxmlformats.org/officeDocument/2006/bibliography"/>
  </ds:schemaRefs>
</ds:datastoreItem>
</file>

<file path=customXml/itemProps4.xml><?xml version="1.0" encoding="utf-8"?>
<ds:datastoreItem xmlns:ds="http://schemas.openxmlformats.org/officeDocument/2006/customXml" ds:itemID="{A0990AA2-0437-4526-9B9A-BA78197CCF6E}">
  <ds:schemaRefs>
    <ds:schemaRef ds:uri="http://schemas.microsoft.com/office/2006/metadata/properties"/>
    <ds:schemaRef ds:uri="http://schemas.microsoft.com/office/infopath/2007/PartnerControls"/>
    <ds:schemaRef ds:uri="27a1c5e1-2060-4235-b4da-a4ba32adc397"/>
    <ds:schemaRef ds:uri="5a18e9fb-fe8a-4794-ab96-bf946530802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2752</Words>
  <Characters>15522</Characters>
  <Application>Microsoft Office Word</Application>
  <DocSecurity>0</DocSecurity>
  <Lines>816</Lines>
  <Paragraphs>415</Paragraphs>
  <ScaleCrop>false</ScaleCrop>
  <Company/>
  <LinksUpToDate>false</LinksUpToDate>
  <CharactersWithSpaces>17859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Jones</dc:creator>
  <cp:keywords/>
  <dc:description/>
  <cp:lastModifiedBy>Sam Gunner</cp:lastModifiedBy>
  <cp:revision>543</cp:revision>
  <dcterms:created xsi:type="dcterms:W3CDTF">2025-12-09T18:34:00Z</dcterms:created>
  <dcterms:modified xsi:type="dcterms:W3CDTF">2026-03-26T10:38:00Z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0x0101006B3C5AFA9F9D8E4BAC529AF6FBF213B9</vt:lpwstr>
  </property>
  <property fmtid="{D5CDD505-2E9C-101B-9397-08002B2CF9AE}" pid="3" name="ClassificationContentMarkingFooterShapeIds">
    <vt:lpwstr>6026aadf,7f646183,45991a54</vt:lpwstr>
  </property>
  <property fmtid="{D5CDD505-2E9C-101B-9397-08002B2CF9AE}" pid="4" name="ClassificationContentMarkingFooterFontProps">
    <vt:lpwstr>#000000,10,Aptos</vt:lpwstr>
  </property>
  <property fmtid="{D5CDD505-2E9C-101B-9397-08002B2CF9AE}" pid="5" name="ClassificationContentMarkingFooterText">
    <vt:lpwstr>OFFICIAL</vt:lpwstr>
  </property>
  <property fmtid="{D5CDD505-2E9C-101B-9397-08002B2CF9AE}" pid="6" name="MSIP_Label_e9fc0e63-07aa-4a42-9f0d-00e32f43700c_Enabled">
    <vt:lpwstr>true</vt:lpwstr>
  </property>
  <property fmtid="{D5CDD505-2E9C-101B-9397-08002B2CF9AE}" pid="7" name="MSIP_Label_e9fc0e63-07aa-4a42-9f0d-00e32f43700c_SetDate">
    <vt:lpwstr>2025-12-09T10:34:16Z</vt:lpwstr>
  </property>
  <property fmtid="{D5CDD505-2E9C-101B-9397-08002B2CF9AE}" pid="8" name="MSIP_Label_e9fc0e63-07aa-4a42-9f0d-00e32f43700c_Method">
    <vt:lpwstr>Standard</vt:lpwstr>
  </property>
  <property fmtid="{D5CDD505-2E9C-101B-9397-08002B2CF9AE}" pid="9" name="MSIP_Label_e9fc0e63-07aa-4a42-9f0d-00e32f43700c_Name">
    <vt:lpwstr>OFFICIAL - Internal</vt:lpwstr>
  </property>
  <property fmtid="{D5CDD505-2E9C-101B-9397-08002B2CF9AE}" pid="10" name="MSIP_Label_e9fc0e63-07aa-4a42-9f0d-00e32f43700c_SiteId">
    <vt:lpwstr>6378a7a5-0f21-4482-aee0-897eb7de331f</vt:lpwstr>
  </property>
  <property fmtid="{D5CDD505-2E9C-101B-9397-08002B2CF9AE}" pid="11" name="MSIP_Label_e9fc0e63-07aa-4a42-9f0d-00e32f43700c_ActionId">
    <vt:lpwstr>9e2c406d-3e84-486b-bfb5-d562a085c262</vt:lpwstr>
  </property>
  <property fmtid="{D5CDD505-2E9C-101B-9397-08002B2CF9AE}" pid="12" name="MSIP_Label_e9fc0e63-07aa-4a42-9f0d-00e32f43700c_ContentBits">
    <vt:lpwstr>2</vt:lpwstr>
  </property>
  <property fmtid="{D5CDD505-2E9C-101B-9397-08002B2CF9AE}" pid="13" name="MSIP_Label_e9fc0e63-07aa-4a42-9f0d-00e32f43700c_Tag">
    <vt:lpwstr>10, 3, 0, 2</vt:lpwstr>
  </property>
  <property fmtid="{D5CDD505-2E9C-101B-9397-08002B2CF9AE}" pid="14" name="MediaServiceImageTags">
    <vt:lpwstr/>
  </property>
</Properties>
</file>